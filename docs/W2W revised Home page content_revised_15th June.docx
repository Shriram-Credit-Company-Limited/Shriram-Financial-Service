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39AB2933" w14:textId="2C6833F0" w:rsidR="00A44B26" w:rsidRPr="00A44B26" w:rsidRDefault="00A44B26">
      <w:pPr>
        <w:rPr>
          <w:b/>
          <w:sz w:val="28"/>
          <w:szCs w:val="28"/>
        </w:rPr>
      </w:pPr>
      <w:bookmarkStart w:id="0" w:name="_GoBack"/>
      <w:bookmarkEnd w:id="0"/>
      <w:proofErr w:type="spellStart"/>
      <w:r w:rsidRPr="00A44B26">
        <w:rPr>
          <w:b/>
          <w:sz w:val="28"/>
          <w:szCs w:val="28"/>
        </w:rPr>
        <w:t>S</w:t>
      </w:r>
      <w:r>
        <w:rPr>
          <w:b/>
          <w:sz w:val="28"/>
          <w:szCs w:val="28"/>
        </w:rPr>
        <w:t>hriram</w:t>
      </w:r>
      <w:proofErr w:type="spellEnd"/>
      <w:r>
        <w:rPr>
          <w:b/>
          <w:sz w:val="28"/>
          <w:szCs w:val="28"/>
        </w:rPr>
        <w:t xml:space="preserve"> Financial Services (</w:t>
      </w:r>
      <w:proofErr w:type="spellStart"/>
      <w:r>
        <w:rPr>
          <w:b/>
          <w:sz w:val="28"/>
          <w:szCs w:val="28"/>
        </w:rPr>
        <w:t>Shriram</w:t>
      </w:r>
      <w:proofErr w:type="spellEnd"/>
      <w:r>
        <w:rPr>
          <w:b/>
          <w:sz w:val="28"/>
          <w:szCs w:val="28"/>
        </w:rPr>
        <w:t xml:space="preserve"> </w:t>
      </w:r>
      <w:r w:rsidRPr="00A44B26">
        <w:rPr>
          <w:b/>
          <w:sz w:val="28"/>
          <w:szCs w:val="28"/>
        </w:rPr>
        <w:t xml:space="preserve">Way 2 Wealth) – </w:t>
      </w:r>
      <w:r>
        <w:rPr>
          <w:b/>
          <w:sz w:val="28"/>
          <w:szCs w:val="28"/>
        </w:rPr>
        <w:t>Home Page content (Revised)</w:t>
      </w:r>
    </w:p>
    <w:tbl>
      <w:tblPr>
        <w:tblStyle w:val="TableGrid"/>
        <w:tblW w:w="11058" w:type="dxa"/>
        <w:tblInd w:w="-998" w:type="dxa"/>
        <w:tblLook w:val="04A0" w:firstRow="1" w:lastRow="0" w:firstColumn="1" w:lastColumn="0" w:noHBand="0" w:noVBand="1"/>
      </w:tblPr>
      <w:tblGrid>
        <w:gridCol w:w="5301"/>
        <w:gridCol w:w="5757"/>
      </w:tblGrid>
      <w:tr w:rsidR="004D146F" w14:paraId="00F47F86" w14:textId="77777777" w:rsidTr="00B87215">
        <w:trPr>
          <w:trHeight w:val="416"/>
        </w:trPr>
        <w:tc>
          <w:tcPr>
            <w:tcW w:w="5301" w:type="dxa"/>
            <w:shd w:val="clear" w:color="auto" w:fill="auto"/>
          </w:tcPr>
          <w:p w14:paraId="157C98F1" w14:textId="77777777" w:rsidR="00DD0A04" w:rsidRPr="00DD0A04" w:rsidRDefault="00DD0A04">
            <w:pPr>
              <w:rPr>
                <w:b/>
              </w:rPr>
            </w:pPr>
            <w:r w:rsidRPr="00DD0A04">
              <w:rPr>
                <w:b/>
              </w:rPr>
              <w:t xml:space="preserve">Home page content – Wireframe Shared </w:t>
            </w:r>
          </w:p>
        </w:tc>
        <w:tc>
          <w:tcPr>
            <w:tcW w:w="5757" w:type="dxa"/>
            <w:shd w:val="clear" w:color="auto" w:fill="auto"/>
          </w:tcPr>
          <w:p w14:paraId="68041DB4" w14:textId="60D9B0B5" w:rsidR="004D146F" w:rsidRPr="00DD0A04" w:rsidRDefault="00DD0A04">
            <w:pPr>
              <w:rPr>
                <w:b/>
              </w:rPr>
            </w:pPr>
            <w:r w:rsidRPr="00DD0A04">
              <w:rPr>
                <w:b/>
              </w:rPr>
              <w:t xml:space="preserve">Home page content </w:t>
            </w:r>
            <w:r w:rsidR="00A44B26">
              <w:rPr>
                <w:b/>
              </w:rPr>
              <w:t xml:space="preserve">– Revised </w:t>
            </w:r>
          </w:p>
        </w:tc>
      </w:tr>
      <w:tr w:rsidR="004D146F" w14:paraId="1F7EE694" w14:textId="77777777" w:rsidTr="00DD0A04">
        <w:trPr>
          <w:trHeight w:val="2534"/>
        </w:trPr>
        <w:tc>
          <w:tcPr>
            <w:tcW w:w="5301" w:type="dxa"/>
          </w:tcPr>
          <w:p w14:paraId="3ECCF831" w14:textId="77777777" w:rsidR="004D146F" w:rsidRPr="009D7B4B" w:rsidRDefault="00DD0A04">
            <w:pPr>
              <w:rPr>
                <w:b/>
              </w:rPr>
            </w:pPr>
            <w:r w:rsidRPr="009D7B4B">
              <w:rPr>
                <w:b/>
              </w:rPr>
              <w:t>Header Banner content</w:t>
            </w:r>
          </w:p>
          <w:p w14:paraId="585A58B3" w14:textId="77777777" w:rsidR="00DD0A04" w:rsidRDefault="00DD0A04">
            <w:pPr>
              <w:rPr>
                <w:highlight w:val="lightGray"/>
              </w:rPr>
            </w:pPr>
          </w:p>
          <w:p w14:paraId="1D09BBB9" w14:textId="77777777" w:rsidR="003D1F71" w:rsidRPr="003D1F71" w:rsidRDefault="00DD0A04" w:rsidP="00DD0A04">
            <w:pPr>
              <w:rPr>
                <w:b/>
              </w:rPr>
            </w:pPr>
            <w:r w:rsidRPr="003D1F71">
              <w:rPr>
                <w:b/>
              </w:rPr>
              <w:t xml:space="preserve">Beyond Portfolios; Advisory-Led Wealth Curation </w:t>
            </w:r>
          </w:p>
          <w:p w14:paraId="197362E1" w14:textId="77777777" w:rsidR="003D1F71" w:rsidRDefault="003D1F71" w:rsidP="00DD0A04"/>
          <w:p w14:paraId="7AA50DD4" w14:textId="77777777" w:rsidR="00DD0A04" w:rsidRDefault="00DD0A04" w:rsidP="00DD0A04">
            <w:r>
              <w:t xml:space="preserve">Don't just trade; grow your wealth with India's most trusted advisory. </w:t>
            </w:r>
          </w:p>
          <w:p w14:paraId="291071C8" w14:textId="77777777" w:rsidR="00DD0A04" w:rsidRDefault="00DD0A04" w:rsidP="00DD0A04"/>
          <w:p w14:paraId="76E9D18E" w14:textId="77777777" w:rsidR="00DD0A04" w:rsidRDefault="00DD0A04" w:rsidP="00DD0A04">
            <w:r>
              <w:t xml:space="preserve">Trusted </w:t>
            </w:r>
            <w:proofErr w:type="gramStart"/>
            <w:r>
              <w:t>By</w:t>
            </w:r>
            <w:proofErr w:type="gramEnd"/>
            <w:r>
              <w:t xml:space="preserve"> 10L+ Investors In-House Analyst Team Pan-India Presence </w:t>
            </w:r>
          </w:p>
          <w:p w14:paraId="031934DE" w14:textId="77777777" w:rsidR="00DD0A04" w:rsidRDefault="00DD0A04" w:rsidP="00DD0A04"/>
          <w:p w14:paraId="790DDAEC" w14:textId="77777777" w:rsidR="00DD0A04" w:rsidRPr="003D1F71" w:rsidRDefault="003D1F71" w:rsidP="00DD0A04">
            <w:pPr>
              <w:rPr>
                <w:b/>
              </w:rPr>
            </w:pPr>
            <w:r w:rsidRPr="003D1F71">
              <w:rPr>
                <w:b/>
              </w:rPr>
              <w:t xml:space="preserve">CTA- </w:t>
            </w:r>
            <w:r w:rsidR="00DD0A04" w:rsidRPr="003D1F71">
              <w:rPr>
                <w:b/>
              </w:rPr>
              <w:t>Explore Antara</w:t>
            </w:r>
          </w:p>
          <w:p w14:paraId="23948B5F" w14:textId="77777777" w:rsidR="00DD0A04" w:rsidRPr="00DD0A04" w:rsidRDefault="00DD0A04">
            <w:pPr>
              <w:rPr>
                <w:highlight w:val="lightGray"/>
              </w:rPr>
            </w:pPr>
          </w:p>
        </w:tc>
        <w:tc>
          <w:tcPr>
            <w:tcW w:w="5757" w:type="dxa"/>
          </w:tcPr>
          <w:p w14:paraId="14B37AD4" w14:textId="77777777" w:rsidR="00543695" w:rsidRDefault="00543695">
            <w:pPr>
              <w:rPr>
                <w:b/>
              </w:rPr>
            </w:pPr>
            <w:r w:rsidRPr="00543695">
              <w:rPr>
                <w:b/>
              </w:rPr>
              <w:t xml:space="preserve">Header Banner content </w:t>
            </w:r>
          </w:p>
          <w:p w14:paraId="447BDD26" w14:textId="77777777" w:rsidR="00543695" w:rsidRDefault="00543695">
            <w:pPr>
              <w:rPr>
                <w:b/>
              </w:rPr>
            </w:pPr>
          </w:p>
          <w:p w14:paraId="5EDFD53E" w14:textId="77777777" w:rsidR="003D1F71" w:rsidRDefault="00543695">
            <w:pPr>
              <w:rPr>
                <w:b/>
              </w:rPr>
            </w:pPr>
            <w:r w:rsidRPr="00543695">
              <w:rPr>
                <w:b/>
              </w:rPr>
              <w:t>Smart Investing Made Simple. Guided by Experts.</w:t>
            </w:r>
          </w:p>
          <w:p w14:paraId="4C048E94" w14:textId="77777777" w:rsidR="003D1F71" w:rsidRPr="003D1F71" w:rsidRDefault="003D1F71">
            <w:pPr>
              <w:rPr>
                <w:b/>
              </w:rPr>
            </w:pPr>
          </w:p>
          <w:p w14:paraId="65DEA28C" w14:textId="4675550B" w:rsidR="003D1F71" w:rsidRDefault="003D1F71" w:rsidP="009E4161">
            <w:pPr>
              <w:shd w:val="clear" w:color="auto" w:fill="FFFFFF" w:themeFill="background1"/>
            </w:pPr>
            <w:r>
              <w:t>Invest with confidence using India’s most trusted, advisor</w:t>
            </w:r>
            <w:r w:rsidR="009E4161">
              <w:t xml:space="preserve">-led </w:t>
            </w:r>
            <w:r>
              <w:t>platform.</w:t>
            </w:r>
          </w:p>
          <w:p w14:paraId="1E4C4E7B" w14:textId="77777777" w:rsidR="009E4161" w:rsidRDefault="009E4161" w:rsidP="009E4161">
            <w:pPr>
              <w:shd w:val="clear" w:color="auto" w:fill="FFFFFF" w:themeFill="background1"/>
            </w:pPr>
          </w:p>
          <w:p w14:paraId="37C6075C" w14:textId="33C5CDCF" w:rsidR="003D1F71" w:rsidRPr="005D147B" w:rsidRDefault="003D1F71" w:rsidP="003D1F71">
            <w:r>
              <w:rPr>
                <w:b/>
                <w:bCs/>
              </w:rPr>
              <w:t>Trusted by 10 Lakh+ Investors</w:t>
            </w:r>
            <w:r w:rsidR="00635C36">
              <w:rPr>
                <w:b/>
                <w:bCs/>
              </w:rPr>
              <w:t xml:space="preserve"> |</w:t>
            </w:r>
            <w:r>
              <w:rPr>
                <w:b/>
                <w:bCs/>
              </w:rPr>
              <w:t xml:space="preserve"> </w:t>
            </w:r>
            <w:r w:rsidR="00635C36">
              <w:rPr>
                <w:b/>
                <w:bCs/>
              </w:rPr>
              <w:t>SEBI Regulated |</w:t>
            </w:r>
            <w:r w:rsidRPr="003D1F71">
              <w:rPr>
                <w:b/>
              </w:rPr>
              <w:t>Pan-India Presence</w:t>
            </w:r>
          </w:p>
          <w:p w14:paraId="43151503" w14:textId="77777777" w:rsidR="003D1F71" w:rsidRPr="003D1F71" w:rsidRDefault="003D1F71">
            <w:pPr>
              <w:rPr>
                <w:bCs/>
              </w:rPr>
            </w:pPr>
          </w:p>
          <w:p w14:paraId="1AD3DD99" w14:textId="77777777" w:rsidR="003D1F71" w:rsidRDefault="003D1F71">
            <w:pPr>
              <w:rPr>
                <w:b/>
                <w:bCs/>
              </w:rPr>
            </w:pPr>
          </w:p>
          <w:p w14:paraId="4CE8F153" w14:textId="7526BBD5" w:rsidR="003D1F71" w:rsidRPr="00543695" w:rsidRDefault="003D1F71">
            <w:pPr>
              <w:rPr>
                <w:b/>
              </w:rPr>
            </w:pPr>
            <w:r w:rsidRPr="007765DC">
              <w:rPr>
                <w:b/>
                <w:bCs/>
              </w:rPr>
              <w:t xml:space="preserve">CTA </w:t>
            </w:r>
            <w:r w:rsidR="00DF34C9" w:rsidRPr="007765DC">
              <w:rPr>
                <w:b/>
                <w:bCs/>
              </w:rPr>
              <w:t>–</w:t>
            </w:r>
            <w:r w:rsidRPr="007765DC">
              <w:rPr>
                <w:b/>
                <w:bCs/>
              </w:rPr>
              <w:t xml:space="preserve"> </w:t>
            </w:r>
            <w:r w:rsidR="00DF34C9" w:rsidRPr="007765DC">
              <w:rPr>
                <w:b/>
                <w:bCs/>
              </w:rPr>
              <w:t>Explore Antara</w:t>
            </w:r>
          </w:p>
        </w:tc>
      </w:tr>
      <w:tr w:rsidR="004D146F" w14:paraId="34E07C9F" w14:textId="77777777" w:rsidTr="00DD0A04">
        <w:trPr>
          <w:trHeight w:val="1862"/>
        </w:trPr>
        <w:tc>
          <w:tcPr>
            <w:tcW w:w="5301" w:type="dxa"/>
          </w:tcPr>
          <w:p w14:paraId="6260850B" w14:textId="77777777" w:rsidR="004D146F" w:rsidRPr="009D7B4B" w:rsidRDefault="00DD0A04">
            <w:pPr>
              <w:rPr>
                <w:b/>
              </w:rPr>
            </w:pPr>
            <w:r w:rsidRPr="009D7B4B">
              <w:rPr>
                <w:b/>
              </w:rPr>
              <w:t xml:space="preserve">Lead form </w:t>
            </w:r>
          </w:p>
          <w:p w14:paraId="2BDCE990" w14:textId="77777777" w:rsidR="00DD0A04" w:rsidRDefault="00DD0A04">
            <w:pPr>
              <w:rPr>
                <w:b/>
                <w:highlight w:val="lightGray"/>
              </w:rPr>
            </w:pPr>
          </w:p>
          <w:p w14:paraId="54F908BC" w14:textId="77777777" w:rsidR="00DD0A04" w:rsidRDefault="00DD0A04" w:rsidP="00DD0A04">
            <w:r>
              <w:t xml:space="preserve">Open a </w:t>
            </w:r>
            <w:proofErr w:type="spellStart"/>
            <w:r>
              <w:t>Demat</w:t>
            </w:r>
            <w:proofErr w:type="spellEnd"/>
            <w:r>
              <w:t xml:space="preserve"> Account </w:t>
            </w:r>
          </w:p>
          <w:p w14:paraId="70D102D0" w14:textId="77777777" w:rsidR="00DD0A04" w:rsidRDefault="00DD0A04" w:rsidP="00DD0A04"/>
          <w:p w14:paraId="1D65E2B2" w14:textId="77777777" w:rsidR="00DD0A04" w:rsidRDefault="00DD0A04" w:rsidP="00DD0A04">
            <w:pPr>
              <w:pStyle w:val="ListParagraph"/>
              <w:numPr>
                <w:ilvl w:val="0"/>
                <w:numId w:val="1"/>
              </w:numPr>
            </w:pPr>
            <w:r>
              <w:t xml:space="preserve">100% Paperless </w:t>
            </w:r>
          </w:p>
          <w:p w14:paraId="68B68753" w14:textId="77777777" w:rsidR="00DD0A04" w:rsidRDefault="00DD0A04" w:rsidP="00DD0A04">
            <w:pPr>
              <w:pStyle w:val="ListParagraph"/>
              <w:numPr>
                <w:ilvl w:val="0"/>
                <w:numId w:val="1"/>
              </w:numPr>
            </w:pPr>
            <w:r>
              <w:t xml:space="preserve">Open Within Minutes </w:t>
            </w:r>
          </w:p>
          <w:p w14:paraId="3D7271FD" w14:textId="77777777" w:rsidR="00DD0A04" w:rsidRDefault="00DD0A04" w:rsidP="00DD0A04">
            <w:pPr>
              <w:pStyle w:val="ListParagraph"/>
              <w:numPr>
                <w:ilvl w:val="0"/>
                <w:numId w:val="1"/>
              </w:numPr>
            </w:pPr>
            <w:r>
              <w:t xml:space="preserve">SEBI Regulated </w:t>
            </w:r>
          </w:p>
          <w:p w14:paraId="6A8BD3E5" w14:textId="77777777" w:rsidR="00DD0A04" w:rsidRDefault="00DD0A04" w:rsidP="00DD0A04"/>
          <w:p w14:paraId="114CE1FE" w14:textId="77777777" w:rsidR="00DD0A04" w:rsidRDefault="00DD0A04" w:rsidP="00DD0A04">
            <w:r>
              <w:t>Mobile Number +91 92528 78274</w:t>
            </w:r>
          </w:p>
          <w:p w14:paraId="4D869308" w14:textId="77777777" w:rsidR="00DD0A04" w:rsidRDefault="00DD0A04" w:rsidP="00DD0A04"/>
          <w:p w14:paraId="3EC377DE" w14:textId="77777777" w:rsidR="007765DC" w:rsidRDefault="00DD0A04" w:rsidP="00DD0A04">
            <w:r>
              <w:t xml:space="preserve"> By continuing, I agree to receive the O</w:t>
            </w:r>
            <w:r w:rsidR="007765DC">
              <w:t>TP and updates via SMS/WhatsApp.</w:t>
            </w:r>
          </w:p>
          <w:p w14:paraId="6BDA50F1" w14:textId="5BC5DE89" w:rsidR="007765DC" w:rsidRDefault="00DD0A04" w:rsidP="00DD0A04">
            <w:pPr>
              <w:rPr>
                <w:b/>
              </w:rPr>
            </w:pPr>
            <w:r w:rsidRPr="007765DC">
              <w:rPr>
                <w:b/>
              </w:rPr>
              <w:t xml:space="preserve">Get Started </w:t>
            </w:r>
          </w:p>
          <w:p w14:paraId="50F7188B" w14:textId="77777777" w:rsidR="0022618B" w:rsidRPr="007765DC" w:rsidRDefault="0022618B" w:rsidP="00DD0A04">
            <w:pPr>
              <w:rPr>
                <w:b/>
              </w:rPr>
            </w:pPr>
          </w:p>
          <w:p w14:paraId="316030D4" w14:textId="77777777" w:rsidR="00DD0A04" w:rsidRPr="007765DC" w:rsidRDefault="00DD0A04" w:rsidP="00DD0A04">
            <w:r>
              <w:t>Already a part of us?</w:t>
            </w:r>
            <w:r w:rsidR="007765DC">
              <w:rPr>
                <w:b/>
              </w:rPr>
              <w:t xml:space="preserve"> </w:t>
            </w:r>
            <w:r w:rsidRPr="00C47F60">
              <w:rPr>
                <w:b/>
              </w:rPr>
              <w:t>Login Here</w:t>
            </w:r>
          </w:p>
          <w:p w14:paraId="523DF17B" w14:textId="77777777" w:rsidR="00DD0A04" w:rsidRPr="00DD0A04" w:rsidRDefault="00DD0A04">
            <w:pPr>
              <w:rPr>
                <w:b/>
                <w:highlight w:val="lightGray"/>
              </w:rPr>
            </w:pPr>
          </w:p>
        </w:tc>
        <w:tc>
          <w:tcPr>
            <w:tcW w:w="5757" w:type="dxa"/>
          </w:tcPr>
          <w:p w14:paraId="2D65EBED" w14:textId="77777777" w:rsidR="004D146F" w:rsidRDefault="003D1F71">
            <w:pPr>
              <w:rPr>
                <w:b/>
              </w:rPr>
            </w:pPr>
            <w:r w:rsidRPr="003D1F71">
              <w:rPr>
                <w:b/>
              </w:rPr>
              <w:t xml:space="preserve">Lead form </w:t>
            </w:r>
          </w:p>
          <w:p w14:paraId="3A18C0AF" w14:textId="77777777" w:rsidR="003D1F71" w:rsidRDefault="003D1F71">
            <w:pPr>
              <w:rPr>
                <w:b/>
              </w:rPr>
            </w:pPr>
          </w:p>
          <w:p w14:paraId="62A4CE64" w14:textId="77777777" w:rsidR="00DF34C9" w:rsidRDefault="00DF34C9">
            <w:pPr>
              <w:rPr>
                <w:b/>
              </w:rPr>
            </w:pPr>
            <w:r>
              <w:rPr>
                <w:b/>
              </w:rPr>
              <w:t xml:space="preserve">Open a </w:t>
            </w:r>
            <w:proofErr w:type="spellStart"/>
            <w:r>
              <w:rPr>
                <w:b/>
              </w:rPr>
              <w:t>Demat</w:t>
            </w:r>
            <w:proofErr w:type="spellEnd"/>
            <w:r>
              <w:rPr>
                <w:b/>
              </w:rPr>
              <w:t xml:space="preserve"> Account</w:t>
            </w:r>
          </w:p>
          <w:p w14:paraId="678EC3D8" w14:textId="77777777" w:rsidR="00DF34C9" w:rsidRDefault="00DF34C9">
            <w:pPr>
              <w:rPr>
                <w:b/>
              </w:rPr>
            </w:pPr>
          </w:p>
          <w:p w14:paraId="6AFC166C" w14:textId="77777777" w:rsidR="00DF34C9" w:rsidRPr="00DF34C9" w:rsidRDefault="00DF34C9" w:rsidP="00DF34C9">
            <w:pPr>
              <w:pStyle w:val="ListParagraph"/>
              <w:numPr>
                <w:ilvl w:val="0"/>
                <w:numId w:val="9"/>
              </w:numPr>
              <w:rPr>
                <w:bCs/>
              </w:rPr>
            </w:pPr>
            <w:r>
              <w:rPr>
                <w:bCs/>
              </w:rPr>
              <w:t xml:space="preserve">100% </w:t>
            </w:r>
            <w:r w:rsidR="00C47F60">
              <w:t>Digital &amp; Paperless</w:t>
            </w:r>
          </w:p>
          <w:p w14:paraId="63F52F15" w14:textId="77777777" w:rsidR="007765DC" w:rsidRDefault="007765DC" w:rsidP="007765DC">
            <w:pPr>
              <w:pStyle w:val="ListParagraph"/>
              <w:numPr>
                <w:ilvl w:val="0"/>
                <w:numId w:val="9"/>
              </w:numPr>
              <w:rPr>
                <w:bCs/>
              </w:rPr>
            </w:pPr>
            <w:r>
              <w:rPr>
                <w:bCs/>
              </w:rPr>
              <w:t>Open W</w:t>
            </w:r>
            <w:r w:rsidR="00DF34C9" w:rsidRPr="00DF34C9">
              <w:rPr>
                <w:bCs/>
              </w:rPr>
              <w:t>ithin</w:t>
            </w:r>
            <w:r>
              <w:rPr>
                <w:bCs/>
              </w:rPr>
              <w:t xml:space="preserve"> M</w:t>
            </w:r>
            <w:r w:rsidR="00DF34C9" w:rsidRPr="00DF34C9">
              <w:rPr>
                <w:bCs/>
              </w:rPr>
              <w:t>inutes</w:t>
            </w:r>
          </w:p>
          <w:p w14:paraId="501C3097" w14:textId="77777777" w:rsidR="00DF34C9" w:rsidRPr="007765DC" w:rsidRDefault="00DF34C9" w:rsidP="007765DC">
            <w:pPr>
              <w:pStyle w:val="ListParagraph"/>
              <w:numPr>
                <w:ilvl w:val="0"/>
                <w:numId w:val="9"/>
              </w:numPr>
              <w:rPr>
                <w:bCs/>
              </w:rPr>
            </w:pPr>
            <w:r w:rsidRPr="007765DC">
              <w:rPr>
                <w:bCs/>
              </w:rPr>
              <w:t xml:space="preserve"> SEBI-Regulated</w:t>
            </w:r>
          </w:p>
          <w:p w14:paraId="6480E346" w14:textId="77777777" w:rsidR="003D1F71" w:rsidRDefault="003D1F71">
            <w:pPr>
              <w:rPr>
                <w:b/>
              </w:rPr>
            </w:pPr>
          </w:p>
          <w:p w14:paraId="3F9BED24" w14:textId="77777777" w:rsidR="00DF34C9" w:rsidRDefault="00DF34C9" w:rsidP="00DF34C9">
            <w:r>
              <w:t xml:space="preserve">Mobile Number </w:t>
            </w:r>
            <w:r w:rsidR="007765DC">
              <w:t>[</w:t>
            </w:r>
            <w:r>
              <w:t>+</w:t>
            </w:r>
            <w:r w:rsidR="007765DC">
              <w:t>XXXXXXXXXX]</w:t>
            </w:r>
          </w:p>
          <w:p w14:paraId="5BE54974" w14:textId="77777777" w:rsidR="007765DC" w:rsidRDefault="007765DC" w:rsidP="00DF34C9"/>
          <w:p w14:paraId="063FDD02" w14:textId="706B8319" w:rsidR="00DF34C9" w:rsidRDefault="007765DC">
            <w:r>
              <w:t>By</w:t>
            </w:r>
            <w:r w:rsidR="002943D0">
              <w:t xml:space="preserve"> </w:t>
            </w:r>
            <w:r w:rsidR="002943D0">
              <w:t>continuing</w:t>
            </w:r>
            <w:r>
              <w:t>, I</w:t>
            </w:r>
            <w:r w:rsidR="00DF34C9">
              <w:t xml:space="preserve"> agree to </w:t>
            </w:r>
            <w:r w:rsidR="00C47F60">
              <w:t>receive a quick OTP verification</w:t>
            </w:r>
            <w:r>
              <w:t xml:space="preserve"> and updates via</w:t>
            </w:r>
            <w:r w:rsidR="00DF34C9">
              <w:t xml:space="preserve"> SMS/WhatsApp.</w:t>
            </w:r>
          </w:p>
          <w:p w14:paraId="5B0E3E7C" w14:textId="3CAAEDD9" w:rsidR="00DF34C9" w:rsidRDefault="00DF34C9" w:rsidP="007765DC">
            <w:pPr>
              <w:rPr>
                <w:b/>
              </w:rPr>
            </w:pPr>
            <w:r w:rsidRPr="00DF34C9">
              <w:rPr>
                <w:b/>
              </w:rPr>
              <w:t xml:space="preserve">CTA </w:t>
            </w:r>
            <w:r w:rsidR="007765DC">
              <w:rPr>
                <w:b/>
              </w:rPr>
              <w:t>–</w:t>
            </w:r>
            <w:r w:rsidRPr="00DF34C9">
              <w:rPr>
                <w:b/>
              </w:rPr>
              <w:t xml:space="preserve"> </w:t>
            </w:r>
            <w:r w:rsidR="007765DC">
              <w:rPr>
                <w:b/>
              </w:rPr>
              <w:t>[ Get Started Now</w:t>
            </w:r>
            <w:r w:rsidR="00C47F60" w:rsidRPr="00C47F60">
              <w:rPr>
                <w:b/>
              </w:rPr>
              <w:t>]</w:t>
            </w:r>
          </w:p>
          <w:p w14:paraId="04737115" w14:textId="77777777" w:rsidR="0022618B" w:rsidRDefault="0022618B" w:rsidP="007765DC">
            <w:pPr>
              <w:rPr>
                <w:b/>
              </w:rPr>
            </w:pPr>
          </w:p>
          <w:p w14:paraId="4C80140E" w14:textId="77777777" w:rsidR="007765DC" w:rsidRPr="007765DC" w:rsidRDefault="007765DC" w:rsidP="007765DC">
            <w:r>
              <w:t>Already a part of us?</w:t>
            </w:r>
            <w:r>
              <w:rPr>
                <w:b/>
              </w:rPr>
              <w:t xml:space="preserve"> </w:t>
            </w:r>
            <w:r w:rsidRPr="00C47F60">
              <w:rPr>
                <w:b/>
              </w:rPr>
              <w:t>Login Here</w:t>
            </w:r>
          </w:p>
          <w:p w14:paraId="688E4456" w14:textId="77777777" w:rsidR="007765DC" w:rsidRPr="00DF34C9" w:rsidRDefault="007765DC" w:rsidP="007765DC">
            <w:pPr>
              <w:rPr>
                <w:b/>
              </w:rPr>
            </w:pPr>
          </w:p>
        </w:tc>
      </w:tr>
      <w:tr w:rsidR="004D146F" w14:paraId="6C415EB9" w14:textId="77777777" w:rsidTr="00DD0A04">
        <w:trPr>
          <w:trHeight w:val="1793"/>
        </w:trPr>
        <w:tc>
          <w:tcPr>
            <w:tcW w:w="5301" w:type="dxa"/>
          </w:tcPr>
          <w:p w14:paraId="2319B063" w14:textId="77777777" w:rsidR="00DD0A04" w:rsidRPr="006D1266" w:rsidRDefault="00DD0A04" w:rsidP="00DD0A04">
            <w:pPr>
              <w:rPr>
                <w:b/>
              </w:rPr>
            </w:pPr>
            <w:r w:rsidRPr="006D1266">
              <w:rPr>
                <w:b/>
              </w:rPr>
              <w:t xml:space="preserve">How are we different? </w:t>
            </w:r>
          </w:p>
          <w:p w14:paraId="2B908A87" w14:textId="77777777" w:rsidR="00DD0A04" w:rsidRDefault="00DD0A04" w:rsidP="00DD0A04">
            <w:r>
              <w:t>We go beyond execution-only; by fusing together Historical Insights, Human Engagement and Tech that delivers better investing experiences to build long term customer relationships</w:t>
            </w:r>
          </w:p>
          <w:p w14:paraId="631F183C" w14:textId="77777777" w:rsidR="00DD0A04" w:rsidRDefault="00DD0A04" w:rsidP="00DD0A04"/>
          <w:p w14:paraId="3AF1A2AB" w14:textId="77777777" w:rsidR="00DD0A04" w:rsidRDefault="00DD0A04" w:rsidP="00DD0A04">
            <w:pPr>
              <w:pStyle w:val="ListParagraph"/>
              <w:numPr>
                <w:ilvl w:val="0"/>
                <w:numId w:val="2"/>
              </w:numPr>
            </w:pPr>
            <w:r w:rsidRPr="00474DFA">
              <w:rPr>
                <w:b/>
              </w:rPr>
              <w:t xml:space="preserve">Research-Backed </w:t>
            </w:r>
            <w:proofErr w:type="gramStart"/>
            <w:r w:rsidRPr="00474DFA">
              <w:rPr>
                <w:b/>
              </w:rPr>
              <w:t>Insights</w:t>
            </w:r>
            <w:r>
              <w:t xml:space="preserve">  -</w:t>
            </w:r>
            <w:proofErr w:type="gramEnd"/>
            <w:r>
              <w:t xml:space="preserve"> Investment and portfolio insights powered by comprehensive market research </w:t>
            </w:r>
          </w:p>
          <w:p w14:paraId="62FA5109" w14:textId="77777777" w:rsidR="00DD0A04" w:rsidRDefault="00DD0A04" w:rsidP="00DD0A04">
            <w:pPr>
              <w:pStyle w:val="ListParagraph"/>
              <w:numPr>
                <w:ilvl w:val="0"/>
                <w:numId w:val="4"/>
              </w:numPr>
            </w:pPr>
            <w:r>
              <w:t xml:space="preserve">Access high-conviction, SEBI-registered technical and fundamental research to capture sharp market movements. </w:t>
            </w:r>
          </w:p>
          <w:p w14:paraId="3803BB15" w14:textId="77777777" w:rsidR="00DD0A04" w:rsidRDefault="00DD0A04" w:rsidP="00DD0A04">
            <w:pPr>
              <w:pStyle w:val="ListParagraph"/>
              <w:numPr>
                <w:ilvl w:val="0"/>
                <w:numId w:val="4"/>
              </w:numPr>
            </w:pPr>
            <w:r>
              <w:t>Trade and invest with confidence using deep-dive macroeconomic reports and real-time data analytics.</w:t>
            </w:r>
          </w:p>
          <w:p w14:paraId="022CF54A" w14:textId="77777777" w:rsidR="00DD0A04" w:rsidRDefault="00DD0A04" w:rsidP="00DD0A04">
            <w:pPr>
              <w:pStyle w:val="ListParagraph"/>
              <w:ind w:left="1800"/>
            </w:pPr>
          </w:p>
          <w:p w14:paraId="11CAD780" w14:textId="77777777" w:rsidR="00DD0A04" w:rsidRDefault="00DD0A04" w:rsidP="00DD0A04">
            <w:pPr>
              <w:pStyle w:val="ListParagraph"/>
              <w:numPr>
                <w:ilvl w:val="0"/>
                <w:numId w:val="2"/>
              </w:numPr>
            </w:pPr>
            <w:r w:rsidRPr="00474DFA">
              <w:rPr>
                <w:b/>
              </w:rPr>
              <w:lastRenderedPageBreak/>
              <w:t>A Relationship-Led Human Experience</w:t>
            </w:r>
            <w:r>
              <w:rPr>
                <w:b/>
              </w:rPr>
              <w:t xml:space="preserve"> - </w:t>
            </w:r>
            <w:r w:rsidRPr="00474DFA">
              <w:rPr>
                <w:b/>
              </w:rPr>
              <w:t xml:space="preserve"> </w:t>
            </w:r>
            <w:r>
              <w:t xml:space="preserve">Premium investing experience with dedicated relationship management </w:t>
            </w:r>
          </w:p>
          <w:p w14:paraId="2DBA0526" w14:textId="77777777" w:rsidR="00DD0A04" w:rsidRDefault="00DD0A04" w:rsidP="00DD0A04">
            <w:pPr>
              <w:pStyle w:val="ListParagraph"/>
              <w:numPr>
                <w:ilvl w:val="0"/>
                <w:numId w:val="3"/>
              </w:numPr>
            </w:pPr>
            <w:r>
              <w:t>Get mapped with experienced domain experts who understand your risk appetite and financial milestones.</w:t>
            </w:r>
          </w:p>
          <w:p w14:paraId="54643D66" w14:textId="77777777" w:rsidR="00DD0A04" w:rsidRDefault="00DD0A04" w:rsidP="00DD0A04">
            <w:pPr>
              <w:pStyle w:val="ListParagraph"/>
              <w:numPr>
                <w:ilvl w:val="0"/>
                <w:numId w:val="3"/>
              </w:numPr>
            </w:pPr>
            <w:r>
              <w:t xml:space="preserve"> Experience seamless, personalized portfolio reviews over a call or in person, moving past automated </w:t>
            </w:r>
            <w:proofErr w:type="spellStart"/>
            <w:r>
              <w:t>chatbots</w:t>
            </w:r>
            <w:proofErr w:type="spellEnd"/>
            <w:r>
              <w:t>.</w:t>
            </w:r>
          </w:p>
          <w:p w14:paraId="24944D8B" w14:textId="77777777" w:rsidR="00DD0A04" w:rsidRDefault="00DD0A04" w:rsidP="00DD0A04">
            <w:pPr>
              <w:pStyle w:val="ListParagraph"/>
              <w:ind w:left="1800"/>
            </w:pPr>
          </w:p>
          <w:p w14:paraId="686F9F04" w14:textId="77777777" w:rsidR="00DD0A04" w:rsidRDefault="00DD0A04" w:rsidP="00DD0A04">
            <w:pPr>
              <w:pStyle w:val="ListParagraph"/>
              <w:numPr>
                <w:ilvl w:val="0"/>
                <w:numId w:val="2"/>
              </w:numPr>
            </w:pPr>
            <w:r w:rsidRPr="00474DFA">
              <w:rPr>
                <w:b/>
              </w:rPr>
              <w:t xml:space="preserve">Partner Network </w:t>
            </w:r>
            <w:r>
              <w:rPr>
                <w:b/>
              </w:rPr>
              <w:t xml:space="preserve">- </w:t>
            </w:r>
            <w:r w:rsidRPr="00474DFA">
              <w:t>Access to a dense nationwide network of trusted partners</w:t>
            </w:r>
            <w:r>
              <w:t xml:space="preserve"> </w:t>
            </w:r>
          </w:p>
          <w:p w14:paraId="1D344E46" w14:textId="77777777" w:rsidR="00DD0A04" w:rsidRDefault="00DD0A04" w:rsidP="00DD0A04">
            <w:pPr>
              <w:pStyle w:val="ListParagraph"/>
              <w:numPr>
                <w:ilvl w:val="0"/>
                <w:numId w:val="5"/>
              </w:numPr>
            </w:pPr>
            <w:r>
              <w:t xml:space="preserve">Leverage trusted collaborations with leading financial institutions, asset managers, and tech platforms. </w:t>
            </w:r>
          </w:p>
          <w:p w14:paraId="7AAB8388" w14:textId="77777777" w:rsidR="00DD0A04" w:rsidRDefault="00DD0A04" w:rsidP="00DD0A04">
            <w:pPr>
              <w:pStyle w:val="ListParagraph"/>
              <w:numPr>
                <w:ilvl w:val="0"/>
                <w:numId w:val="5"/>
              </w:numPr>
            </w:pPr>
            <w:r>
              <w:t>Gain premium access to structured products, unique PMS strategies, and highly curated investment avenues.</w:t>
            </w:r>
          </w:p>
          <w:p w14:paraId="20E1E9C6" w14:textId="77777777" w:rsidR="00DD0A04" w:rsidRDefault="00DD0A04" w:rsidP="00DD0A04">
            <w:pPr>
              <w:pStyle w:val="ListParagraph"/>
              <w:ind w:left="1800"/>
            </w:pPr>
          </w:p>
          <w:p w14:paraId="15D22407" w14:textId="77777777" w:rsidR="00DD0A04" w:rsidRDefault="00DD0A04" w:rsidP="00DD0A04">
            <w:pPr>
              <w:pStyle w:val="ListParagraph"/>
              <w:numPr>
                <w:ilvl w:val="0"/>
                <w:numId w:val="2"/>
              </w:numPr>
            </w:pPr>
            <w:proofErr w:type="spellStart"/>
            <w:r w:rsidRPr="00474DFA">
              <w:rPr>
                <w:b/>
              </w:rPr>
              <w:t>Personalied</w:t>
            </w:r>
            <w:proofErr w:type="spellEnd"/>
            <w:r w:rsidRPr="00474DFA">
              <w:rPr>
                <w:b/>
              </w:rPr>
              <w:t xml:space="preserve"> Notifications</w:t>
            </w:r>
            <w:r>
              <w:t xml:space="preserve"> -</w:t>
            </w:r>
            <w:r w:rsidRPr="00474DFA">
              <w:t xml:space="preserve"> </w:t>
            </w:r>
            <w:r>
              <w:t xml:space="preserve">Personalized nudges for critical </w:t>
            </w:r>
            <w:proofErr w:type="spellStart"/>
            <w:r>
              <w:t>actionables</w:t>
            </w:r>
            <w:proofErr w:type="spellEnd"/>
            <w:r>
              <w:t xml:space="preserve"> and market opportunities.</w:t>
            </w:r>
          </w:p>
          <w:p w14:paraId="39BCE4E1" w14:textId="77777777" w:rsidR="00DD0A04" w:rsidRDefault="00DD0A04" w:rsidP="00DD0A04">
            <w:pPr>
              <w:pStyle w:val="ListParagraph"/>
              <w:numPr>
                <w:ilvl w:val="0"/>
                <w:numId w:val="6"/>
              </w:numPr>
            </w:pPr>
            <w:r>
              <w:t xml:space="preserve">Receive instant, actionable alerts tailored to your active </w:t>
            </w:r>
            <w:proofErr w:type="spellStart"/>
            <w:r>
              <w:t>watchlist</w:t>
            </w:r>
            <w:proofErr w:type="spellEnd"/>
            <w:r>
              <w:t>, technical breakouts, and entry/exit zones.</w:t>
            </w:r>
          </w:p>
          <w:p w14:paraId="1EA55864" w14:textId="77777777" w:rsidR="00DD0A04" w:rsidRDefault="00DD0A04" w:rsidP="00DD0A04">
            <w:pPr>
              <w:pStyle w:val="ListParagraph"/>
              <w:numPr>
                <w:ilvl w:val="0"/>
                <w:numId w:val="6"/>
              </w:numPr>
            </w:pPr>
            <w:r>
              <w:t xml:space="preserve">Stay updated with automated, relevant news and rebalancing alerts without information overload. </w:t>
            </w:r>
          </w:p>
          <w:p w14:paraId="483CC733" w14:textId="77777777" w:rsidR="004D146F" w:rsidRPr="00DD0A04" w:rsidRDefault="004D146F">
            <w:pPr>
              <w:rPr>
                <w:highlight w:val="lightGray"/>
              </w:rPr>
            </w:pPr>
          </w:p>
        </w:tc>
        <w:tc>
          <w:tcPr>
            <w:tcW w:w="5757" w:type="dxa"/>
          </w:tcPr>
          <w:p w14:paraId="5EB2C552" w14:textId="77777777" w:rsidR="004D146F" w:rsidRPr="00C47F60" w:rsidRDefault="00C47F60">
            <w:pPr>
              <w:rPr>
                <w:b/>
              </w:rPr>
            </w:pPr>
            <w:r w:rsidRPr="00C47F60">
              <w:rPr>
                <w:b/>
              </w:rPr>
              <w:lastRenderedPageBreak/>
              <w:t xml:space="preserve">Why </w:t>
            </w:r>
            <w:proofErr w:type="spellStart"/>
            <w:r w:rsidRPr="00C47F60">
              <w:rPr>
                <w:b/>
              </w:rPr>
              <w:t>Shriram</w:t>
            </w:r>
            <w:proofErr w:type="spellEnd"/>
            <w:r w:rsidRPr="00C47F60">
              <w:rPr>
                <w:b/>
              </w:rPr>
              <w:t xml:space="preserve"> Financial Services?</w:t>
            </w:r>
          </w:p>
          <w:p w14:paraId="0B48B3CF" w14:textId="49AB8E1A" w:rsidR="00C47F60" w:rsidRDefault="00C47F60">
            <w:r>
              <w:t>Real Humans</w:t>
            </w:r>
            <w:r w:rsidR="002943D0">
              <w:t xml:space="preserve"> |</w:t>
            </w:r>
            <w:r>
              <w:t xml:space="preserve"> Smart Tech</w:t>
            </w:r>
            <w:r w:rsidR="002943D0">
              <w:t>|</w:t>
            </w:r>
            <w:r>
              <w:t xml:space="preserve"> Better Returns.</w:t>
            </w:r>
          </w:p>
          <w:p w14:paraId="7F26B794" w14:textId="77777777" w:rsidR="00C47F60" w:rsidRDefault="00C47F60"/>
          <w:p w14:paraId="0B5DAF7E" w14:textId="77777777" w:rsidR="00C47F60" w:rsidRDefault="00C47F60">
            <w:r>
              <w:t xml:space="preserve">Because Your Money Deserves Personal Attention, we combine </w:t>
            </w:r>
            <w:r>
              <w:rPr>
                <w:b/>
                <w:bCs/>
              </w:rPr>
              <w:t>easy-to-use technology with real human experts</w:t>
            </w:r>
            <w:r>
              <w:t xml:space="preserve"> and data-backed research to help you build lasting, long-term wealth.</w:t>
            </w:r>
          </w:p>
          <w:p w14:paraId="242218AB" w14:textId="77777777" w:rsidR="00C47F60" w:rsidRDefault="00C47F60"/>
          <w:p w14:paraId="4B190BD2" w14:textId="2B936100" w:rsidR="00C47F60" w:rsidRDefault="00C47F60" w:rsidP="00C47F60">
            <w:pPr>
              <w:pStyle w:val="ListParagraph"/>
              <w:numPr>
                <w:ilvl w:val="0"/>
                <w:numId w:val="10"/>
              </w:numPr>
            </w:pPr>
            <w:r>
              <w:rPr>
                <w:b/>
                <w:bCs/>
              </w:rPr>
              <w:t>Research-Backed Insights</w:t>
            </w:r>
            <w:r>
              <w:t xml:space="preserve"> -</w:t>
            </w:r>
            <w:r w:rsidR="00670D4D">
              <w:t xml:space="preserve"> Get clear, high-accuracy buy and sell recommendations from our SEBI-registered market experts. No complex jargon—just simple, real-time data and market reports to help you trade with absolute confidence.</w:t>
            </w:r>
          </w:p>
          <w:p w14:paraId="4FFCFCC3" w14:textId="3C48774D" w:rsidR="001D60EB" w:rsidRPr="001D60EB" w:rsidRDefault="001D60EB" w:rsidP="001D60EB">
            <w:pPr>
              <w:pStyle w:val="ListParagraph"/>
              <w:rPr>
                <w:b/>
              </w:rPr>
            </w:pPr>
            <w:r w:rsidRPr="001D60EB">
              <w:rPr>
                <w:b/>
                <w:bCs/>
              </w:rPr>
              <w:t xml:space="preserve">CTA </w:t>
            </w:r>
            <w:r w:rsidRPr="00635C36">
              <w:rPr>
                <w:b/>
              </w:rPr>
              <w:t>– [</w:t>
            </w:r>
            <w:r w:rsidR="00635C36" w:rsidRPr="009E4161">
              <w:rPr>
                <w:b/>
              </w:rPr>
              <w:t>See Today's Research Picks</w:t>
            </w:r>
            <w:r w:rsidR="00635C36" w:rsidRPr="00635C36">
              <w:rPr>
                <w:b/>
              </w:rPr>
              <w:t>]</w:t>
            </w:r>
          </w:p>
          <w:p w14:paraId="1AE75DDE" w14:textId="77777777" w:rsidR="007765DC" w:rsidRDefault="007765DC" w:rsidP="007765DC">
            <w:pPr>
              <w:pStyle w:val="ListParagraph"/>
            </w:pPr>
          </w:p>
          <w:p w14:paraId="5A5B4FB3" w14:textId="7B6DC1A6" w:rsidR="009E4161" w:rsidRDefault="00670D4D" w:rsidP="0022618B">
            <w:pPr>
              <w:pStyle w:val="ListParagraph"/>
              <w:numPr>
                <w:ilvl w:val="0"/>
                <w:numId w:val="10"/>
              </w:numPr>
            </w:pPr>
            <w:r w:rsidRPr="00474DFA">
              <w:rPr>
                <w:b/>
              </w:rPr>
              <w:t>A Relationship-Led Human Experience</w:t>
            </w:r>
            <w:r>
              <w:rPr>
                <w:b/>
              </w:rPr>
              <w:t xml:space="preserve"> - </w:t>
            </w:r>
            <w:r w:rsidRPr="00474DFA">
              <w:rPr>
                <w:b/>
              </w:rPr>
              <w:t xml:space="preserve"> </w:t>
            </w:r>
            <w:r w:rsidRPr="00142FCD">
              <w:t xml:space="preserve">Premium investing experience with dedicated relationship management.  Get mapped with experienced domain </w:t>
            </w:r>
            <w:r w:rsidRPr="00142FCD">
              <w:lastRenderedPageBreak/>
              <w:t xml:space="preserve">experts who understand your risk appetite and financial milestones. </w:t>
            </w:r>
            <w:r w:rsidR="007765DC" w:rsidRPr="00142FCD">
              <w:t xml:space="preserve"> Experience seamless, personalis</w:t>
            </w:r>
            <w:r w:rsidRPr="00142FCD">
              <w:t>ed portfolio reviews over a call or in person</w:t>
            </w:r>
            <w:r w:rsidR="009E4161">
              <w:t>.</w:t>
            </w:r>
          </w:p>
          <w:p w14:paraId="3908DAAD" w14:textId="51418A16" w:rsidR="00670D4D" w:rsidRPr="001D60EB" w:rsidRDefault="001D60EB" w:rsidP="009E4161">
            <w:pPr>
              <w:pStyle w:val="ListParagraph"/>
              <w:rPr>
                <w:b/>
              </w:rPr>
            </w:pPr>
            <w:r w:rsidRPr="001D60EB">
              <w:rPr>
                <w:b/>
              </w:rPr>
              <w:t xml:space="preserve">CTA </w:t>
            </w:r>
            <w:r>
              <w:rPr>
                <w:b/>
              </w:rPr>
              <w:t>–</w:t>
            </w:r>
            <w:r w:rsidRPr="001D60EB">
              <w:rPr>
                <w:b/>
              </w:rPr>
              <w:t xml:space="preserve"> </w:t>
            </w:r>
            <w:r>
              <w:rPr>
                <w:b/>
              </w:rPr>
              <w:t>[</w:t>
            </w:r>
            <w:r w:rsidRPr="001D60EB">
              <w:rPr>
                <w:b/>
              </w:rPr>
              <w:t>Talk to Your Personal Advisor</w:t>
            </w:r>
            <w:r>
              <w:rPr>
                <w:b/>
              </w:rPr>
              <w:t>]</w:t>
            </w:r>
          </w:p>
          <w:p w14:paraId="23B9EE33" w14:textId="77777777" w:rsidR="00670D4D" w:rsidRPr="00670D4D" w:rsidRDefault="00670D4D" w:rsidP="00670D4D">
            <w:pPr>
              <w:pStyle w:val="ListParagraph"/>
            </w:pPr>
          </w:p>
          <w:p w14:paraId="2EF3DBB7" w14:textId="77777777" w:rsidR="00670D4D" w:rsidRDefault="00670D4D" w:rsidP="00670D4D">
            <w:pPr>
              <w:pStyle w:val="ListParagraph"/>
              <w:numPr>
                <w:ilvl w:val="0"/>
                <w:numId w:val="10"/>
              </w:numPr>
            </w:pPr>
            <w:r w:rsidRPr="00670D4D">
              <w:rPr>
                <w:b/>
              </w:rPr>
              <w:t>Partner Network -</w:t>
            </w:r>
            <w:r>
              <w:t xml:space="preserve"> Through our strong nationwide partnerships with India's top financial institutions, we open doors for you. Get access to specialised premium investment options, curated Portfolio Management Services (PMS), and wealth products usually reserved for big investors.</w:t>
            </w:r>
          </w:p>
          <w:p w14:paraId="5C40D65E" w14:textId="74EFF033" w:rsidR="00670D4D" w:rsidRPr="003E48B2" w:rsidRDefault="001D60EB" w:rsidP="00670D4D">
            <w:pPr>
              <w:pStyle w:val="ListParagraph"/>
              <w:rPr>
                <w:b/>
              </w:rPr>
            </w:pPr>
            <w:r w:rsidRPr="003E48B2">
              <w:rPr>
                <w:b/>
              </w:rPr>
              <w:t>CTA – [</w:t>
            </w:r>
            <w:r w:rsidR="00635C36" w:rsidRPr="009E4161">
              <w:rPr>
                <w:b/>
              </w:rPr>
              <w:t>Explore our Investment Products</w:t>
            </w:r>
            <w:r w:rsidR="003E48B2" w:rsidRPr="003E48B2">
              <w:rPr>
                <w:b/>
              </w:rPr>
              <w:t>]</w:t>
            </w:r>
          </w:p>
          <w:p w14:paraId="73F924C8" w14:textId="77777777" w:rsidR="001D60EB" w:rsidRDefault="001D60EB" w:rsidP="00670D4D">
            <w:pPr>
              <w:pStyle w:val="ListParagraph"/>
            </w:pPr>
          </w:p>
          <w:p w14:paraId="51447EDD" w14:textId="76A92F5E" w:rsidR="001D60EB" w:rsidRDefault="00670D4D" w:rsidP="001D60EB">
            <w:pPr>
              <w:pStyle w:val="ListParagraph"/>
              <w:numPr>
                <w:ilvl w:val="0"/>
                <w:numId w:val="10"/>
              </w:numPr>
            </w:pPr>
            <w:r w:rsidRPr="00670D4D">
              <w:rPr>
                <w:b/>
              </w:rPr>
              <w:t xml:space="preserve">Gentle Reminders, Zero Stress </w:t>
            </w:r>
            <w:r>
              <w:rPr>
                <w:b/>
              </w:rPr>
              <w:t>–</w:t>
            </w:r>
            <w:r w:rsidR="00033B54">
              <w:rPr>
                <w:b/>
              </w:rPr>
              <w:t xml:space="preserve"> </w:t>
            </w:r>
            <w:r w:rsidR="00033B54">
              <w:t>Get personalis</w:t>
            </w:r>
            <w:r w:rsidR="00033B54" w:rsidRPr="00033B54">
              <w:t xml:space="preserve">ed, instant notifications on your phone only for things that matter. Know exactly when to enter or exit a stock, track your </w:t>
            </w:r>
            <w:proofErr w:type="spellStart"/>
            <w:r w:rsidR="00033B54" w:rsidRPr="00033B54">
              <w:t>watchlist</w:t>
            </w:r>
            <w:proofErr w:type="spellEnd"/>
            <w:r w:rsidR="00033B54" w:rsidRPr="00033B54">
              <w:t>, and get alerts when your portfolio needs a quick update.</w:t>
            </w:r>
          </w:p>
          <w:p w14:paraId="3E6CBAA7" w14:textId="02E2264F" w:rsidR="001D60EB" w:rsidRPr="001D60EB" w:rsidRDefault="001D60EB" w:rsidP="001D60EB">
            <w:pPr>
              <w:pStyle w:val="ListParagraph"/>
              <w:rPr>
                <w:b/>
              </w:rPr>
            </w:pPr>
            <w:r w:rsidRPr="001D60EB">
              <w:rPr>
                <w:b/>
              </w:rPr>
              <w:t>CTA – [</w:t>
            </w:r>
            <w:r w:rsidR="00635C36" w:rsidRPr="009E4161">
              <w:rPr>
                <w:b/>
              </w:rPr>
              <w:t>Download Antara &amp; Set Alerts</w:t>
            </w:r>
            <w:r w:rsidRPr="001D60EB">
              <w:rPr>
                <w:b/>
              </w:rPr>
              <w:t>]</w:t>
            </w:r>
          </w:p>
        </w:tc>
      </w:tr>
      <w:tr w:rsidR="004D146F" w14:paraId="12B54A5B" w14:textId="77777777" w:rsidTr="00DD0A04">
        <w:trPr>
          <w:trHeight w:val="1862"/>
        </w:trPr>
        <w:tc>
          <w:tcPr>
            <w:tcW w:w="5301" w:type="dxa"/>
          </w:tcPr>
          <w:p w14:paraId="22DBD90B" w14:textId="77777777" w:rsidR="00DD0A04" w:rsidRDefault="00DD0A04" w:rsidP="00DD0A04">
            <w:pPr>
              <w:rPr>
                <w:b/>
              </w:rPr>
            </w:pPr>
            <w:r w:rsidRPr="001323C7">
              <w:rPr>
                <w:b/>
              </w:rPr>
              <w:lastRenderedPageBreak/>
              <w:t xml:space="preserve">Strategic Advisory for Every Investor </w:t>
            </w:r>
          </w:p>
          <w:p w14:paraId="67223BF5" w14:textId="77777777" w:rsidR="00DD0A04" w:rsidRPr="001323C7" w:rsidRDefault="00DD0A04" w:rsidP="00DD0A04">
            <w:pPr>
              <w:rPr>
                <w:b/>
              </w:rPr>
            </w:pPr>
          </w:p>
          <w:p w14:paraId="2763125A" w14:textId="77777777" w:rsidR="00DD0A04" w:rsidRDefault="00DD0A04" w:rsidP="00DD0A04">
            <w:r>
              <w:t>From initial concepts to managed portfolios, our personal managers collaborate with you to ensure every transaction is backed by professional insight.</w:t>
            </w:r>
          </w:p>
          <w:p w14:paraId="1EC3D333" w14:textId="77777777" w:rsidR="00DD0A04" w:rsidRDefault="00DD0A04" w:rsidP="00DD0A04"/>
          <w:p w14:paraId="598A1076" w14:textId="77777777" w:rsidR="00DD0A04" w:rsidRPr="00033B54" w:rsidRDefault="00DD0A04" w:rsidP="00033B54">
            <w:pPr>
              <w:pStyle w:val="ListParagraph"/>
              <w:numPr>
                <w:ilvl w:val="0"/>
                <w:numId w:val="11"/>
              </w:numPr>
              <w:rPr>
                <w:b/>
              </w:rPr>
            </w:pPr>
            <w:r w:rsidRPr="00033B54">
              <w:rPr>
                <w:b/>
              </w:rPr>
              <w:t>Expert Research Calls</w:t>
            </w:r>
          </w:p>
          <w:p w14:paraId="20A65CE8" w14:textId="77777777" w:rsidR="00DD0A04" w:rsidRPr="00D215F3" w:rsidRDefault="00DD0A04" w:rsidP="00DD0A04">
            <w:r w:rsidRPr="00D215F3">
              <w:t>Daily SEBI - registered market research and insight</w:t>
            </w:r>
          </w:p>
          <w:p w14:paraId="2946E22F" w14:textId="77777777" w:rsidR="00DD0A04" w:rsidRDefault="00DD0A04" w:rsidP="00DD0A04">
            <w:pPr>
              <w:rPr>
                <w:b/>
              </w:rPr>
            </w:pPr>
            <w:r w:rsidRPr="00DD0A04">
              <w:rPr>
                <w:b/>
              </w:rPr>
              <w:t>Explore Now.</w:t>
            </w:r>
          </w:p>
          <w:p w14:paraId="1F5FFDDE" w14:textId="77777777" w:rsidR="00DD0A04" w:rsidRPr="00DD0A04" w:rsidRDefault="00DD0A04" w:rsidP="00DD0A04">
            <w:pPr>
              <w:rPr>
                <w:b/>
              </w:rPr>
            </w:pPr>
          </w:p>
          <w:p w14:paraId="409AEA7E" w14:textId="77777777" w:rsidR="00DD0A04" w:rsidRPr="00033B54" w:rsidRDefault="00DD0A04" w:rsidP="00033B54">
            <w:pPr>
              <w:pStyle w:val="ListParagraph"/>
              <w:numPr>
                <w:ilvl w:val="0"/>
                <w:numId w:val="11"/>
              </w:numPr>
              <w:rPr>
                <w:b/>
              </w:rPr>
            </w:pPr>
            <w:r w:rsidRPr="00033B54">
              <w:rPr>
                <w:b/>
              </w:rPr>
              <w:t xml:space="preserve">Trade Indian Equities </w:t>
            </w:r>
          </w:p>
          <w:p w14:paraId="1222AA22" w14:textId="77777777" w:rsidR="00DD0A04" w:rsidRDefault="00DD0A04" w:rsidP="00DD0A04">
            <w:r>
              <w:t xml:space="preserve">Access &amp; execute seamless trades across the NSE and BSE </w:t>
            </w:r>
          </w:p>
          <w:p w14:paraId="56E5A355" w14:textId="77777777" w:rsidR="00DD0A04" w:rsidRPr="00DD0A04" w:rsidRDefault="00DD0A04" w:rsidP="00DD0A04">
            <w:pPr>
              <w:rPr>
                <w:b/>
              </w:rPr>
            </w:pPr>
            <w:r w:rsidRPr="00DD0A04">
              <w:rPr>
                <w:b/>
              </w:rPr>
              <w:t>Explore Now.</w:t>
            </w:r>
          </w:p>
          <w:p w14:paraId="42B7CA92" w14:textId="77777777" w:rsidR="00DD0A04" w:rsidRDefault="00DD0A04" w:rsidP="00DD0A04"/>
          <w:p w14:paraId="1FE322F3" w14:textId="77777777" w:rsidR="00DD0A04" w:rsidRPr="00033B54" w:rsidRDefault="00DD0A04" w:rsidP="00033B54">
            <w:pPr>
              <w:pStyle w:val="ListParagraph"/>
              <w:numPr>
                <w:ilvl w:val="0"/>
                <w:numId w:val="11"/>
              </w:numPr>
              <w:rPr>
                <w:b/>
              </w:rPr>
            </w:pPr>
            <w:r w:rsidRPr="00033B54">
              <w:rPr>
                <w:b/>
              </w:rPr>
              <w:t xml:space="preserve">Today’s Trading Ideas </w:t>
            </w:r>
          </w:p>
          <w:p w14:paraId="67C08AEF" w14:textId="77777777" w:rsidR="00DD0A04" w:rsidRDefault="00DD0A04" w:rsidP="00DD0A04">
            <w:r>
              <w:t xml:space="preserve">Learn proven techniques from seasoned traders </w:t>
            </w:r>
          </w:p>
          <w:p w14:paraId="609ED7AD" w14:textId="77777777" w:rsidR="00DD0A04" w:rsidRPr="00DD0A04" w:rsidRDefault="00DD0A04" w:rsidP="00DD0A04">
            <w:pPr>
              <w:rPr>
                <w:b/>
              </w:rPr>
            </w:pPr>
            <w:r w:rsidRPr="00DD0A04">
              <w:rPr>
                <w:b/>
              </w:rPr>
              <w:t>Explore Now.</w:t>
            </w:r>
          </w:p>
          <w:p w14:paraId="48C4F46B" w14:textId="77777777" w:rsidR="00DD0A04" w:rsidRDefault="00DD0A04" w:rsidP="00DD0A04"/>
          <w:p w14:paraId="46E18E47" w14:textId="77777777" w:rsidR="00DD0A04" w:rsidRPr="00033B54" w:rsidRDefault="00DD0A04" w:rsidP="00033B54">
            <w:pPr>
              <w:pStyle w:val="ListParagraph"/>
              <w:numPr>
                <w:ilvl w:val="0"/>
                <w:numId w:val="11"/>
              </w:numPr>
              <w:rPr>
                <w:b/>
              </w:rPr>
            </w:pPr>
            <w:r w:rsidRPr="00033B54">
              <w:rPr>
                <w:b/>
              </w:rPr>
              <w:t xml:space="preserve">Get Expert Advice </w:t>
            </w:r>
          </w:p>
          <w:p w14:paraId="561C18BA" w14:textId="77777777" w:rsidR="00DD0A04" w:rsidRDefault="00DD0A04" w:rsidP="00DD0A04">
            <w:r>
              <w:t>Stay aware and informed with real-time market analysis.</w:t>
            </w:r>
          </w:p>
          <w:p w14:paraId="0EED76BC" w14:textId="77777777" w:rsidR="00DD0A04" w:rsidRPr="00DD0A04" w:rsidRDefault="00DD0A04" w:rsidP="00DD0A04">
            <w:pPr>
              <w:rPr>
                <w:b/>
              </w:rPr>
            </w:pPr>
            <w:r w:rsidRPr="00DD0A04">
              <w:rPr>
                <w:b/>
              </w:rPr>
              <w:t>Explore Now.</w:t>
            </w:r>
          </w:p>
          <w:p w14:paraId="46F0B1A2" w14:textId="77777777" w:rsidR="00DD0A04" w:rsidRDefault="00DD0A04" w:rsidP="00DD0A04"/>
          <w:p w14:paraId="1ADB7B8E" w14:textId="77777777" w:rsidR="00D73EAE" w:rsidRDefault="00D73EAE" w:rsidP="00DD0A04">
            <w:pPr>
              <w:rPr>
                <w:b/>
              </w:rPr>
            </w:pPr>
          </w:p>
          <w:p w14:paraId="711FB90B" w14:textId="77777777" w:rsidR="00DD0A04" w:rsidRDefault="00DD0A04" w:rsidP="00DD0A04">
            <w:pPr>
              <w:rPr>
                <w:b/>
              </w:rPr>
            </w:pPr>
            <w:r w:rsidRPr="00740110">
              <w:rPr>
                <w:b/>
              </w:rPr>
              <w:t xml:space="preserve">Unsure on where to begin? </w:t>
            </w:r>
          </w:p>
          <w:p w14:paraId="690ADF9E" w14:textId="77777777" w:rsidR="00DD0A04" w:rsidRPr="00740110" w:rsidRDefault="00DD0A04" w:rsidP="00DD0A04">
            <w:pPr>
              <w:rPr>
                <w:b/>
              </w:rPr>
            </w:pPr>
          </w:p>
          <w:p w14:paraId="61319DB8" w14:textId="77777777" w:rsidR="00DD0A04" w:rsidRDefault="00DD0A04" w:rsidP="00DD0A04">
            <w:r>
              <w:t>We’ve got you. Our dedicated specialists evaluate your initial concepts, followed by a personal manager who will collaborate with you to architect a comprehensive financial roadmap.</w:t>
            </w:r>
          </w:p>
          <w:p w14:paraId="477C7635" w14:textId="77777777" w:rsidR="00DD0A04" w:rsidRDefault="00DD0A04" w:rsidP="00DD0A04"/>
          <w:p w14:paraId="0CCFAB58" w14:textId="77777777" w:rsidR="00DD0A04" w:rsidRPr="00474DFA" w:rsidRDefault="00DD0A04" w:rsidP="00DD0A04">
            <w:pPr>
              <w:rPr>
                <w:b/>
              </w:rPr>
            </w:pPr>
            <w:r>
              <w:rPr>
                <w:b/>
              </w:rPr>
              <w:t xml:space="preserve">CTA - </w:t>
            </w:r>
            <w:r w:rsidRPr="00474DFA">
              <w:rPr>
                <w:b/>
              </w:rPr>
              <w:t>Schedule a Call</w:t>
            </w:r>
          </w:p>
          <w:p w14:paraId="15ED0B84" w14:textId="77777777" w:rsidR="004D146F" w:rsidRPr="00DD0A04" w:rsidRDefault="004D146F">
            <w:pPr>
              <w:rPr>
                <w:highlight w:val="lightGray"/>
              </w:rPr>
            </w:pPr>
          </w:p>
        </w:tc>
        <w:tc>
          <w:tcPr>
            <w:tcW w:w="5757" w:type="dxa"/>
          </w:tcPr>
          <w:p w14:paraId="7521FC6F" w14:textId="77777777" w:rsidR="00635C36" w:rsidRDefault="00635C36" w:rsidP="00635C36">
            <w:pPr>
              <w:rPr>
                <w:b/>
              </w:rPr>
            </w:pPr>
            <w:r w:rsidRPr="001323C7">
              <w:rPr>
                <w:b/>
              </w:rPr>
              <w:lastRenderedPageBreak/>
              <w:t xml:space="preserve">Strategic Advisory for Every Investor </w:t>
            </w:r>
          </w:p>
          <w:p w14:paraId="340FAF27" w14:textId="77777777" w:rsidR="00033B54" w:rsidRDefault="00033B54">
            <w:pPr>
              <w:rPr>
                <w:b/>
              </w:rPr>
            </w:pPr>
          </w:p>
          <w:p w14:paraId="010162A7" w14:textId="77777777" w:rsidR="00635C36" w:rsidRDefault="00635C36">
            <w:r>
              <w:t>Whether you're placing your first trade, investing in SIP or rebalancing a large portfolio, our SEBI-registered analysts and personal relationship managers ensure every move you make is research-backed.</w:t>
            </w:r>
          </w:p>
          <w:p w14:paraId="3C14F76B" w14:textId="77777777" w:rsidR="00033B54" w:rsidRDefault="00033B54"/>
          <w:p w14:paraId="0B64903A" w14:textId="77777777" w:rsidR="00033B54" w:rsidRPr="001C399C" w:rsidRDefault="00033B54" w:rsidP="00033B54">
            <w:pPr>
              <w:pStyle w:val="ListParagraph"/>
              <w:numPr>
                <w:ilvl w:val="0"/>
                <w:numId w:val="12"/>
              </w:numPr>
              <w:rPr>
                <w:b/>
              </w:rPr>
            </w:pPr>
            <w:r w:rsidRPr="00033B54">
              <w:rPr>
                <w:b/>
              </w:rPr>
              <w:t>Daily Expert Stock Picks</w:t>
            </w:r>
          </w:p>
          <w:p w14:paraId="2BFDB812" w14:textId="77777777" w:rsidR="00033B54" w:rsidRPr="001C399C" w:rsidRDefault="00033B54" w:rsidP="00033B54">
            <w:r w:rsidRPr="00033B54">
              <w:t>Get daily, SEBI-registered stock recommendations and market trends before you start your trading day.</w:t>
            </w:r>
          </w:p>
          <w:p w14:paraId="3F8B4A74" w14:textId="367F2963" w:rsidR="00033B54" w:rsidRDefault="009D7B4B" w:rsidP="00033B54">
            <w:pPr>
              <w:rPr>
                <w:b/>
              </w:rPr>
            </w:pPr>
            <w:r>
              <w:rPr>
                <w:b/>
              </w:rPr>
              <w:t>[ See Today's Picks</w:t>
            </w:r>
            <w:r w:rsidR="00033B54" w:rsidRPr="00033B54">
              <w:rPr>
                <w:b/>
              </w:rPr>
              <w:t>]</w:t>
            </w:r>
          </w:p>
          <w:p w14:paraId="476399E6" w14:textId="77777777" w:rsidR="008E6DF2" w:rsidRDefault="008E6DF2" w:rsidP="00033B54">
            <w:pPr>
              <w:rPr>
                <w:b/>
              </w:rPr>
            </w:pPr>
          </w:p>
          <w:p w14:paraId="5DB41BA8" w14:textId="77777777" w:rsidR="00033B54" w:rsidRPr="001C399C" w:rsidRDefault="00033B54" w:rsidP="00033B54">
            <w:pPr>
              <w:pStyle w:val="ListParagraph"/>
              <w:numPr>
                <w:ilvl w:val="0"/>
                <w:numId w:val="12"/>
              </w:numPr>
              <w:rPr>
                <w:b/>
              </w:rPr>
            </w:pPr>
            <w:r w:rsidRPr="00033B54">
              <w:rPr>
                <w:b/>
              </w:rPr>
              <w:t>Share Market Trading</w:t>
            </w:r>
          </w:p>
          <w:p w14:paraId="6195DBDD" w14:textId="77777777" w:rsidR="00033B54" w:rsidRPr="001C399C" w:rsidRDefault="00033B54" w:rsidP="00033B54">
            <w:r w:rsidRPr="00033B54">
              <w:t>Buy and sell shares seamle</w:t>
            </w:r>
            <w:r w:rsidR="001C399C">
              <w:t>ssly on the NSE and BSE with a secure platform.</w:t>
            </w:r>
          </w:p>
          <w:p w14:paraId="4D209356" w14:textId="5313EBB6" w:rsidR="00D73EAE" w:rsidRDefault="009D7B4B" w:rsidP="00033B54">
            <w:pPr>
              <w:rPr>
                <w:b/>
              </w:rPr>
            </w:pPr>
            <w:r>
              <w:rPr>
                <w:b/>
              </w:rPr>
              <w:t>[ Start Trading</w:t>
            </w:r>
            <w:r w:rsidR="00033B54" w:rsidRPr="00033B54">
              <w:rPr>
                <w:b/>
              </w:rPr>
              <w:t>]</w:t>
            </w:r>
          </w:p>
          <w:p w14:paraId="3E46992E" w14:textId="77777777" w:rsidR="008E6DF2" w:rsidRDefault="008E6DF2" w:rsidP="00033B54">
            <w:pPr>
              <w:rPr>
                <w:b/>
              </w:rPr>
            </w:pPr>
          </w:p>
          <w:p w14:paraId="75C13337" w14:textId="77777777" w:rsidR="001C399C" w:rsidRPr="001C399C" w:rsidRDefault="001C399C" w:rsidP="001C399C">
            <w:pPr>
              <w:pStyle w:val="ListParagraph"/>
              <w:numPr>
                <w:ilvl w:val="0"/>
                <w:numId w:val="12"/>
              </w:numPr>
              <w:rPr>
                <w:b/>
              </w:rPr>
            </w:pPr>
            <w:r w:rsidRPr="001C399C">
              <w:rPr>
                <w:b/>
              </w:rPr>
              <w:t xml:space="preserve">Today’s Trading Ideas </w:t>
            </w:r>
          </w:p>
          <w:p w14:paraId="0FD6B12E" w14:textId="77777777" w:rsidR="001C399C" w:rsidRDefault="001C399C" w:rsidP="001C399C">
            <w:r>
              <w:lastRenderedPageBreak/>
              <w:t>Learn proven techniques from seasoned traders.</w:t>
            </w:r>
          </w:p>
          <w:p w14:paraId="3A57F047" w14:textId="356F616A" w:rsidR="00D73EAE" w:rsidRDefault="001C399C" w:rsidP="00D73EAE">
            <w:pPr>
              <w:rPr>
                <w:b/>
              </w:rPr>
            </w:pPr>
            <w:r w:rsidRPr="001C399C">
              <w:rPr>
                <w:b/>
              </w:rPr>
              <w:t>[ See Trading Guide]</w:t>
            </w:r>
          </w:p>
          <w:p w14:paraId="0CF8E1F9" w14:textId="77777777" w:rsidR="008E6DF2" w:rsidRDefault="008E6DF2" w:rsidP="00D73EAE">
            <w:pPr>
              <w:rPr>
                <w:b/>
              </w:rPr>
            </w:pPr>
          </w:p>
          <w:p w14:paraId="5AA9A0F8" w14:textId="77777777" w:rsidR="00D73EAE" w:rsidRPr="00D73EAE" w:rsidRDefault="00D73EAE" w:rsidP="00D73EAE">
            <w:pPr>
              <w:pStyle w:val="ListParagraph"/>
              <w:numPr>
                <w:ilvl w:val="0"/>
                <w:numId w:val="12"/>
              </w:numPr>
              <w:rPr>
                <w:b/>
              </w:rPr>
            </w:pPr>
            <w:r w:rsidRPr="00D73EAE">
              <w:rPr>
                <w:b/>
              </w:rPr>
              <w:t>Market Guidance</w:t>
            </w:r>
            <w:r>
              <w:rPr>
                <w:b/>
              </w:rPr>
              <w:t xml:space="preserve">/ Get Expert Advise </w:t>
            </w:r>
          </w:p>
          <w:p w14:paraId="38912761" w14:textId="77777777" w:rsidR="00D73EAE" w:rsidRDefault="00D73EAE" w:rsidP="00D73EAE">
            <w:r w:rsidRPr="00D73EAE">
              <w:t>Stay aware and updated with real-time analysis and clear, human advice.</w:t>
            </w:r>
          </w:p>
          <w:p w14:paraId="33A0938C" w14:textId="77777777" w:rsidR="001C399C" w:rsidRDefault="009D7B4B" w:rsidP="00D73EAE">
            <w:pPr>
              <w:rPr>
                <w:b/>
              </w:rPr>
            </w:pPr>
            <w:r>
              <w:rPr>
                <w:b/>
              </w:rPr>
              <w:t>[ Get Free Advice</w:t>
            </w:r>
            <w:r w:rsidR="00D73EAE" w:rsidRPr="00D73EAE">
              <w:rPr>
                <w:b/>
              </w:rPr>
              <w:t>]</w:t>
            </w:r>
          </w:p>
          <w:p w14:paraId="32493D7F" w14:textId="77777777" w:rsidR="00BC2AA6" w:rsidRDefault="00BC2AA6" w:rsidP="00D73EAE">
            <w:pPr>
              <w:rPr>
                <w:b/>
              </w:rPr>
            </w:pPr>
          </w:p>
          <w:p w14:paraId="3EC91099" w14:textId="77777777" w:rsidR="00D73EAE" w:rsidRDefault="00D73EAE" w:rsidP="00D73EAE">
            <w:pPr>
              <w:rPr>
                <w:b/>
              </w:rPr>
            </w:pPr>
            <w:r w:rsidRPr="00D73EAE">
              <w:rPr>
                <w:b/>
              </w:rPr>
              <w:t>Confused About Where to Start?</w:t>
            </w:r>
          </w:p>
          <w:p w14:paraId="428E80CB" w14:textId="77777777" w:rsidR="00D73EAE" w:rsidRPr="00D73EAE" w:rsidRDefault="00D73EAE" w:rsidP="00D73EAE">
            <w:pPr>
              <w:rPr>
                <w:b/>
              </w:rPr>
            </w:pPr>
          </w:p>
          <w:p w14:paraId="6FEFC2F6" w14:textId="77777777" w:rsidR="00D73EAE" w:rsidRDefault="00D73EAE" w:rsidP="00D73EAE">
            <w:r w:rsidRPr="00D73EAE">
              <w:t>Don’t worry, we</w:t>
            </w:r>
            <w:r w:rsidR="00142FCD">
              <w:t>'ve got your back. Our dedicated financial</w:t>
            </w:r>
            <w:r w:rsidRPr="00D73EAE">
              <w:t xml:space="preserve"> specialists will look at your </w:t>
            </w:r>
            <w:r w:rsidRPr="009A00A7">
              <w:rPr>
                <w:shd w:val="clear" w:color="auto" w:fill="FFFFFF" w:themeFill="background1"/>
              </w:rPr>
              <w:t>current savings</w:t>
            </w:r>
            <w:r>
              <w:t xml:space="preserve"> and help you build a personalis</w:t>
            </w:r>
            <w:r w:rsidRPr="00D73EAE">
              <w:t>ed, easy-to-follow wealth plan for your future.</w:t>
            </w:r>
          </w:p>
          <w:p w14:paraId="5C1741B0" w14:textId="77777777" w:rsidR="00D73EAE" w:rsidRPr="00D73EAE" w:rsidRDefault="00D73EAE" w:rsidP="00D73EAE"/>
          <w:p w14:paraId="033FF38E" w14:textId="77777777" w:rsidR="00D73EAE" w:rsidRPr="00D73EAE" w:rsidRDefault="00D73EAE" w:rsidP="00D73EAE">
            <w:pPr>
              <w:rPr>
                <w:b/>
              </w:rPr>
            </w:pPr>
            <w:r w:rsidRPr="00D73EAE">
              <w:rPr>
                <w:b/>
              </w:rPr>
              <w:t xml:space="preserve">CTA - [ Schedule a </w:t>
            </w:r>
            <w:r w:rsidR="00142FCD">
              <w:rPr>
                <w:b/>
              </w:rPr>
              <w:t>Call</w:t>
            </w:r>
            <w:r w:rsidRPr="00D73EAE">
              <w:rPr>
                <w:b/>
              </w:rPr>
              <w:t>]</w:t>
            </w:r>
          </w:p>
          <w:p w14:paraId="476F304E" w14:textId="77777777" w:rsidR="00D73EAE" w:rsidRDefault="00D73EAE" w:rsidP="00D73EAE">
            <w:pPr>
              <w:rPr>
                <w:b/>
              </w:rPr>
            </w:pPr>
          </w:p>
          <w:p w14:paraId="0F9CF024" w14:textId="77777777" w:rsidR="00D73EAE" w:rsidRPr="00D73EAE" w:rsidRDefault="00D73EAE" w:rsidP="00D73EAE">
            <w:pPr>
              <w:rPr>
                <w:b/>
              </w:rPr>
            </w:pPr>
          </w:p>
        </w:tc>
      </w:tr>
      <w:tr w:rsidR="004D146F" w14:paraId="0EE83393" w14:textId="77777777" w:rsidTr="00DD0A04">
        <w:trPr>
          <w:trHeight w:val="1862"/>
        </w:trPr>
        <w:tc>
          <w:tcPr>
            <w:tcW w:w="5301" w:type="dxa"/>
          </w:tcPr>
          <w:p w14:paraId="4FF23E27" w14:textId="77777777" w:rsidR="004D146F" w:rsidRPr="002B73C1" w:rsidRDefault="00DD0A04" w:rsidP="00DD0A04">
            <w:pPr>
              <w:rPr>
                <w:b/>
              </w:rPr>
            </w:pPr>
            <w:r w:rsidRPr="002B73C1">
              <w:rPr>
                <w:b/>
              </w:rPr>
              <w:lastRenderedPageBreak/>
              <w:t>Product listing section</w:t>
            </w:r>
          </w:p>
          <w:p w14:paraId="1B4747BF" w14:textId="77777777" w:rsidR="00DD0A04" w:rsidRDefault="00DD0A04" w:rsidP="00DD0A04">
            <w:pPr>
              <w:rPr>
                <w:b/>
                <w:highlight w:val="lightGray"/>
              </w:rPr>
            </w:pPr>
          </w:p>
          <w:p w14:paraId="18981B3E" w14:textId="77777777" w:rsidR="00DD0A04" w:rsidRPr="00434BF4" w:rsidRDefault="00DD0A04" w:rsidP="00DD0A04">
            <w:pPr>
              <w:rPr>
                <w:b/>
              </w:rPr>
            </w:pPr>
            <w:r w:rsidRPr="00434BF4">
              <w:rPr>
                <w:b/>
              </w:rPr>
              <w:t xml:space="preserve">Trade, Invest or Lend. all </w:t>
            </w:r>
            <w:proofErr w:type="gramStart"/>
            <w:r w:rsidRPr="00434BF4">
              <w:rPr>
                <w:b/>
              </w:rPr>
              <w:t>At</w:t>
            </w:r>
            <w:proofErr w:type="gramEnd"/>
            <w:r w:rsidRPr="00434BF4">
              <w:rPr>
                <w:b/>
              </w:rPr>
              <w:t xml:space="preserve"> one place.</w:t>
            </w:r>
          </w:p>
          <w:p w14:paraId="1E59DD7C" w14:textId="77777777" w:rsidR="00DD0A04" w:rsidRDefault="00DD0A04" w:rsidP="00DD0A04">
            <w:r>
              <w:t>From personalized insights to instant transactions, everything you need is now in one place.</w:t>
            </w:r>
          </w:p>
          <w:p w14:paraId="7892AE38" w14:textId="77777777" w:rsidR="00DD0A04" w:rsidRDefault="00DD0A04" w:rsidP="00DD0A04"/>
          <w:p w14:paraId="2E3281D2" w14:textId="77777777" w:rsidR="00DD0A04" w:rsidRPr="006D1266" w:rsidRDefault="00DD0A04" w:rsidP="00DD0A04">
            <w:pPr>
              <w:rPr>
                <w:b/>
              </w:rPr>
            </w:pPr>
            <w:r w:rsidRPr="006D1266">
              <w:rPr>
                <w:b/>
              </w:rPr>
              <w:t>View All Our Products</w:t>
            </w:r>
          </w:p>
          <w:p w14:paraId="62AB2948" w14:textId="77777777" w:rsidR="00DD0A04" w:rsidRPr="006D1266" w:rsidRDefault="00DD0A04" w:rsidP="00DD0A04">
            <w:pPr>
              <w:pStyle w:val="ListParagraph"/>
              <w:numPr>
                <w:ilvl w:val="0"/>
                <w:numId w:val="7"/>
              </w:numPr>
              <w:rPr>
                <w:b/>
              </w:rPr>
            </w:pPr>
            <w:r w:rsidRPr="006D1266">
              <w:rPr>
                <w:b/>
              </w:rPr>
              <w:t>Stocks</w:t>
            </w:r>
          </w:p>
          <w:p w14:paraId="5B5BA0BF" w14:textId="77777777" w:rsidR="00DD0A04" w:rsidRDefault="00DD0A04" w:rsidP="00DD0A04">
            <w:r>
              <w:t xml:space="preserve">Trade in NSE &amp; BSE Equity with zero delay and </w:t>
            </w:r>
            <w:proofErr w:type="spellStart"/>
            <w:r>
              <w:t>indepth</w:t>
            </w:r>
            <w:proofErr w:type="spellEnd"/>
            <w:r>
              <w:t xml:space="preserve"> research support.</w:t>
            </w:r>
          </w:p>
          <w:p w14:paraId="6532A74F" w14:textId="77777777" w:rsidR="00DD0A04" w:rsidRPr="00DD0A04" w:rsidRDefault="00DD0A04" w:rsidP="00DD0A04">
            <w:pPr>
              <w:rPr>
                <w:b/>
              </w:rPr>
            </w:pPr>
            <w:r w:rsidRPr="00DD0A04">
              <w:rPr>
                <w:b/>
              </w:rPr>
              <w:t>View More</w:t>
            </w:r>
          </w:p>
          <w:p w14:paraId="63497F6D" w14:textId="77777777" w:rsidR="00DD0A04" w:rsidRPr="006D1266" w:rsidRDefault="00DD0A04" w:rsidP="00DD0A04">
            <w:pPr>
              <w:pStyle w:val="ListParagraph"/>
              <w:numPr>
                <w:ilvl w:val="0"/>
                <w:numId w:val="7"/>
              </w:numPr>
              <w:rPr>
                <w:b/>
              </w:rPr>
            </w:pPr>
            <w:r w:rsidRPr="006D1266">
              <w:rPr>
                <w:b/>
              </w:rPr>
              <w:t>Margin Trading Facility (MTF)</w:t>
            </w:r>
          </w:p>
          <w:p w14:paraId="15AA70DC" w14:textId="77777777" w:rsidR="00DD0A04" w:rsidRDefault="00DD0A04" w:rsidP="00DD0A04">
            <w:r>
              <w:t>Trade with leverage and increase your buying power with flexible margin options.</w:t>
            </w:r>
          </w:p>
          <w:p w14:paraId="46B86FDA" w14:textId="77777777" w:rsidR="00DD0A04" w:rsidRPr="00DD0A04" w:rsidRDefault="00DD0A04" w:rsidP="00DD0A04">
            <w:pPr>
              <w:rPr>
                <w:b/>
              </w:rPr>
            </w:pPr>
            <w:r w:rsidRPr="00DD0A04">
              <w:rPr>
                <w:b/>
              </w:rPr>
              <w:t>View More</w:t>
            </w:r>
          </w:p>
          <w:p w14:paraId="2CA7E66C" w14:textId="77777777" w:rsidR="00DD0A04" w:rsidRPr="006D1266" w:rsidRDefault="00DD0A04" w:rsidP="00DD0A04">
            <w:pPr>
              <w:pStyle w:val="ListParagraph"/>
              <w:numPr>
                <w:ilvl w:val="0"/>
                <w:numId w:val="7"/>
              </w:numPr>
            </w:pPr>
            <w:r w:rsidRPr="006D1266">
              <w:rPr>
                <w:b/>
              </w:rPr>
              <w:t>Derivatives</w:t>
            </w:r>
          </w:p>
          <w:p w14:paraId="403F8A1C" w14:textId="77777777" w:rsidR="00DD0A04" w:rsidRDefault="00DD0A04" w:rsidP="00DD0A04">
            <w:r>
              <w:t>Trade Futures &amp; Options to hedge your portfolio or maximise returns</w:t>
            </w:r>
          </w:p>
          <w:p w14:paraId="60A23BF2" w14:textId="77777777" w:rsidR="00DD0A04" w:rsidRPr="00DD0A04" w:rsidRDefault="00DD0A04" w:rsidP="00DD0A04">
            <w:pPr>
              <w:rPr>
                <w:b/>
              </w:rPr>
            </w:pPr>
            <w:r w:rsidRPr="00DD0A04">
              <w:rPr>
                <w:b/>
              </w:rPr>
              <w:t>View More</w:t>
            </w:r>
          </w:p>
          <w:p w14:paraId="4AE2A2B5" w14:textId="77777777" w:rsidR="00DD0A04" w:rsidRPr="006D1266" w:rsidRDefault="00DD0A04" w:rsidP="00DD0A04">
            <w:pPr>
              <w:pStyle w:val="ListParagraph"/>
              <w:numPr>
                <w:ilvl w:val="0"/>
                <w:numId w:val="7"/>
              </w:numPr>
              <w:rPr>
                <w:b/>
              </w:rPr>
            </w:pPr>
            <w:r w:rsidRPr="006D1266">
              <w:rPr>
                <w:b/>
              </w:rPr>
              <w:t>Mutual Funds</w:t>
            </w:r>
          </w:p>
          <w:p w14:paraId="7388D3E4" w14:textId="77777777" w:rsidR="00DD0A04" w:rsidRDefault="00DD0A04" w:rsidP="00DD0A04">
            <w:r>
              <w:t>Compare 3,000+ Funds across categories and invest in direct plans at zero commission.</w:t>
            </w:r>
          </w:p>
          <w:p w14:paraId="6335BF5F" w14:textId="77777777" w:rsidR="00DD0A04" w:rsidRPr="00DD0A04" w:rsidRDefault="00DD0A04" w:rsidP="00DD0A04">
            <w:pPr>
              <w:rPr>
                <w:b/>
              </w:rPr>
            </w:pPr>
            <w:r w:rsidRPr="00DD0A04">
              <w:rPr>
                <w:b/>
              </w:rPr>
              <w:t>View More</w:t>
            </w:r>
          </w:p>
          <w:p w14:paraId="1FFB8EEF" w14:textId="77777777" w:rsidR="00DD0A04" w:rsidRPr="006D1266" w:rsidRDefault="00DD0A04" w:rsidP="00DD0A04">
            <w:pPr>
              <w:pStyle w:val="ListParagraph"/>
              <w:numPr>
                <w:ilvl w:val="0"/>
                <w:numId w:val="7"/>
              </w:numPr>
              <w:rPr>
                <w:b/>
              </w:rPr>
            </w:pPr>
            <w:r w:rsidRPr="006D1266">
              <w:rPr>
                <w:b/>
              </w:rPr>
              <w:t>Loan Against Mutual Funds (LAMF)</w:t>
            </w:r>
          </w:p>
          <w:p w14:paraId="10A71E20" w14:textId="77777777" w:rsidR="00DD0A04" w:rsidRDefault="00DD0A04" w:rsidP="00DD0A04">
            <w:r>
              <w:t>Get instant loans against your mutual fund holdings at competitive interest rates.</w:t>
            </w:r>
          </w:p>
          <w:p w14:paraId="763B670C" w14:textId="77777777" w:rsidR="00DD0A04" w:rsidRPr="00DD0A04" w:rsidRDefault="00DD0A04" w:rsidP="00DD0A04">
            <w:pPr>
              <w:rPr>
                <w:b/>
              </w:rPr>
            </w:pPr>
            <w:r w:rsidRPr="00DD0A04">
              <w:rPr>
                <w:b/>
              </w:rPr>
              <w:t>View More</w:t>
            </w:r>
          </w:p>
          <w:p w14:paraId="5FED24C1" w14:textId="77777777" w:rsidR="00DD0A04" w:rsidRPr="006D1266" w:rsidRDefault="00DD0A04" w:rsidP="00DD0A04">
            <w:pPr>
              <w:pStyle w:val="ListParagraph"/>
              <w:numPr>
                <w:ilvl w:val="0"/>
                <w:numId w:val="7"/>
              </w:numPr>
              <w:rPr>
                <w:b/>
              </w:rPr>
            </w:pPr>
            <w:r w:rsidRPr="006D1266">
              <w:rPr>
                <w:b/>
              </w:rPr>
              <w:t>Initial Public Offering (IPO)</w:t>
            </w:r>
          </w:p>
          <w:p w14:paraId="27A7E172" w14:textId="77777777" w:rsidR="00DD0A04" w:rsidRDefault="00DD0A04" w:rsidP="00DD0A04">
            <w:r>
              <w:t>Apply for upcoming IPOs seamlessly. Explore GMP &amp; Allotment News.</w:t>
            </w:r>
          </w:p>
          <w:p w14:paraId="6E80AA61" w14:textId="77777777" w:rsidR="00DD0A04" w:rsidRPr="00DD0A04" w:rsidRDefault="00DD0A04" w:rsidP="00DD0A04">
            <w:pPr>
              <w:rPr>
                <w:b/>
              </w:rPr>
            </w:pPr>
            <w:r w:rsidRPr="00DD0A04">
              <w:rPr>
                <w:b/>
              </w:rPr>
              <w:t>View More</w:t>
            </w:r>
          </w:p>
          <w:p w14:paraId="59152E84" w14:textId="77777777" w:rsidR="00DD0A04" w:rsidRPr="006D1266" w:rsidRDefault="00DD0A04" w:rsidP="00DD0A04">
            <w:pPr>
              <w:pStyle w:val="ListParagraph"/>
              <w:numPr>
                <w:ilvl w:val="0"/>
                <w:numId w:val="7"/>
              </w:numPr>
              <w:rPr>
                <w:b/>
              </w:rPr>
            </w:pPr>
            <w:r w:rsidRPr="006D1266">
              <w:rPr>
                <w:b/>
              </w:rPr>
              <w:t>Exchange Traded Funds (ETF)</w:t>
            </w:r>
          </w:p>
          <w:p w14:paraId="1CA671B8" w14:textId="77777777" w:rsidR="00DD0A04" w:rsidRDefault="00DD0A04" w:rsidP="00DD0A04">
            <w:r>
              <w:t>Diversify your portfolio with ETFs tracking indices, sectors, and commodities.</w:t>
            </w:r>
          </w:p>
          <w:p w14:paraId="38656BAC" w14:textId="77777777" w:rsidR="00DD0A04" w:rsidRPr="00DD0A04" w:rsidRDefault="00DD0A04" w:rsidP="00DD0A04">
            <w:pPr>
              <w:rPr>
                <w:b/>
              </w:rPr>
            </w:pPr>
            <w:r w:rsidRPr="00DD0A04">
              <w:rPr>
                <w:b/>
              </w:rPr>
              <w:lastRenderedPageBreak/>
              <w:t>View More</w:t>
            </w:r>
          </w:p>
          <w:p w14:paraId="25E0786F" w14:textId="77777777" w:rsidR="00DD0A04" w:rsidRPr="006D1266" w:rsidRDefault="00DD0A04" w:rsidP="00DD0A04">
            <w:pPr>
              <w:pStyle w:val="ListParagraph"/>
              <w:numPr>
                <w:ilvl w:val="0"/>
                <w:numId w:val="7"/>
              </w:numPr>
              <w:rPr>
                <w:b/>
              </w:rPr>
            </w:pPr>
            <w:r w:rsidRPr="006D1266">
              <w:rPr>
                <w:b/>
              </w:rPr>
              <w:t>National Pension Scheme (NPS)</w:t>
            </w:r>
          </w:p>
          <w:p w14:paraId="2F78F0B9" w14:textId="77777777" w:rsidR="00DD0A04" w:rsidRDefault="00DD0A04" w:rsidP="00DD0A04">
            <w:r>
              <w:t>Tailored strategies for high net worth investors by SEBI registered experts</w:t>
            </w:r>
          </w:p>
          <w:p w14:paraId="4DB7BE1A" w14:textId="77777777" w:rsidR="00DD0A04" w:rsidRPr="00DD0A04" w:rsidRDefault="00DD0A04" w:rsidP="00DD0A04">
            <w:pPr>
              <w:rPr>
                <w:b/>
              </w:rPr>
            </w:pPr>
            <w:r w:rsidRPr="00DD0A04">
              <w:rPr>
                <w:b/>
              </w:rPr>
              <w:t xml:space="preserve">View More </w:t>
            </w:r>
          </w:p>
          <w:p w14:paraId="1D04BD92" w14:textId="77777777" w:rsidR="00DD0A04" w:rsidRDefault="00DD0A04" w:rsidP="00DD0A04"/>
          <w:p w14:paraId="59E94083" w14:textId="77777777" w:rsidR="00DD0A04" w:rsidRPr="00DD0A04" w:rsidRDefault="00DD0A04" w:rsidP="00DD0A04">
            <w:pPr>
              <w:rPr>
                <w:b/>
                <w:highlight w:val="lightGray"/>
              </w:rPr>
            </w:pPr>
          </w:p>
        </w:tc>
        <w:tc>
          <w:tcPr>
            <w:tcW w:w="5757" w:type="dxa"/>
          </w:tcPr>
          <w:p w14:paraId="645CBD73" w14:textId="77777777" w:rsidR="004D146F" w:rsidRDefault="00E229B7">
            <w:pPr>
              <w:rPr>
                <w:b/>
              </w:rPr>
            </w:pPr>
            <w:r w:rsidRPr="00E229B7">
              <w:rPr>
                <w:b/>
              </w:rPr>
              <w:lastRenderedPageBreak/>
              <w:t>Product Listing section</w:t>
            </w:r>
          </w:p>
          <w:p w14:paraId="54DCD924" w14:textId="77777777" w:rsidR="00E229B7" w:rsidRDefault="00E229B7">
            <w:pPr>
              <w:rPr>
                <w:b/>
              </w:rPr>
            </w:pPr>
          </w:p>
          <w:p w14:paraId="3783174A" w14:textId="0DD49D98" w:rsidR="00E229B7" w:rsidRDefault="008E6DF2">
            <w:pPr>
              <w:rPr>
                <w:b/>
              </w:rPr>
            </w:pPr>
            <w:r>
              <w:rPr>
                <w:b/>
              </w:rPr>
              <w:t>Trade, Invest</w:t>
            </w:r>
            <w:r w:rsidR="00E229B7" w:rsidRPr="00E229B7">
              <w:rPr>
                <w:b/>
              </w:rPr>
              <w:t xml:space="preserve"> or Borrow—</w:t>
            </w:r>
            <w:r w:rsidR="00E229B7" w:rsidRPr="009A00A7">
              <w:rPr>
                <w:b/>
                <w:shd w:val="clear" w:color="auto" w:fill="FFFFFF" w:themeFill="background1"/>
              </w:rPr>
              <w:t xml:space="preserve">All </w:t>
            </w:r>
            <w:r w:rsidR="00635C36" w:rsidRPr="009A00A7">
              <w:rPr>
                <w:b/>
                <w:shd w:val="clear" w:color="auto" w:fill="FFFFFF" w:themeFill="background1"/>
              </w:rPr>
              <w:t xml:space="preserve">at </w:t>
            </w:r>
            <w:r w:rsidR="00E229B7" w:rsidRPr="009A00A7">
              <w:rPr>
                <w:b/>
                <w:shd w:val="clear" w:color="auto" w:fill="FFFFFF" w:themeFill="background1"/>
              </w:rPr>
              <w:t>One</w:t>
            </w:r>
            <w:r w:rsidR="00635C36" w:rsidRPr="009A00A7">
              <w:rPr>
                <w:b/>
                <w:shd w:val="clear" w:color="auto" w:fill="FFFFFF" w:themeFill="background1"/>
              </w:rPr>
              <w:t xml:space="preserve"> Place</w:t>
            </w:r>
          </w:p>
          <w:p w14:paraId="3B214A39" w14:textId="77777777" w:rsidR="00E229B7" w:rsidRDefault="00E229B7">
            <w:r>
              <w:t>From expert advice to instant, one-tap investments, everything you need to manage your money is right here.</w:t>
            </w:r>
          </w:p>
          <w:p w14:paraId="07294C78" w14:textId="77777777" w:rsidR="00E229B7" w:rsidRDefault="00E229B7" w:rsidP="00E229B7">
            <w:pPr>
              <w:rPr>
                <w:b/>
              </w:rPr>
            </w:pPr>
          </w:p>
          <w:p w14:paraId="56675050" w14:textId="77777777" w:rsidR="00E229B7" w:rsidRDefault="00E229B7" w:rsidP="00E229B7">
            <w:pPr>
              <w:rPr>
                <w:b/>
              </w:rPr>
            </w:pPr>
            <w:r w:rsidRPr="006D1266">
              <w:rPr>
                <w:b/>
              </w:rPr>
              <w:t>View All Our Products</w:t>
            </w:r>
          </w:p>
          <w:p w14:paraId="5480FA28" w14:textId="77777777" w:rsidR="00E229B7" w:rsidRPr="00E229B7" w:rsidRDefault="00E229B7" w:rsidP="00040935">
            <w:pPr>
              <w:pStyle w:val="ListParagraph"/>
              <w:numPr>
                <w:ilvl w:val="0"/>
                <w:numId w:val="15"/>
              </w:numPr>
              <w:rPr>
                <w:b/>
              </w:rPr>
            </w:pPr>
            <w:r w:rsidRPr="00E229B7">
              <w:rPr>
                <w:b/>
              </w:rPr>
              <w:t>Stocks / Shares</w:t>
            </w:r>
          </w:p>
          <w:p w14:paraId="30DEEDDE" w14:textId="77777777" w:rsidR="009A00A7" w:rsidRDefault="00635C36" w:rsidP="00E229B7">
            <w:r>
              <w:t>Buy and sell shares across NSE &amp; BSE with expert stock recommendations, real-time market data, and zero brokerage on delivery trades.</w:t>
            </w:r>
            <w:r w:rsidRPr="00E229B7" w:rsidDel="00635C36">
              <w:t xml:space="preserve"> </w:t>
            </w:r>
          </w:p>
          <w:p w14:paraId="578BB125" w14:textId="63A56040" w:rsidR="00E229B7" w:rsidRPr="008E6DF2" w:rsidRDefault="00040935" w:rsidP="00E229B7">
            <w:pPr>
              <w:rPr>
                <w:b/>
              </w:rPr>
            </w:pPr>
            <w:r w:rsidRPr="008E6DF2">
              <w:rPr>
                <w:b/>
              </w:rPr>
              <w:t>[</w:t>
            </w:r>
            <w:r w:rsidR="00635C36" w:rsidRPr="008E6DF2">
              <w:rPr>
                <w:b/>
              </w:rPr>
              <w:t>Discover Stock Investing</w:t>
            </w:r>
            <w:r w:rsidR="009A00A7" w:rsidRPr="008E6DF2">
              <w:rPr>
                <w:b/>
              </w:rPr>
              <w:t>]</w:t>
            </w:r>
          </w:p>
          <w:p w14:paraId="2517BA60" w14:textId="77777777" w:rsidR="00040935" w:rsidRPr="00E229B7" w:rsidRDefault="00040935" w:rsidP="00E229B7">
            <w:pPr>
              <w:rPr>
                <w:b/>
              </w:rPr>
            </w:pPr>
          </w:p>
          <w:p w14:paraId="1A55B7DD" w14:textId="77777777" w:rsidR="00E229B7" w:rsidRPr="00E229B7" w:rsidRDefault="00E229B7" w:rsidP="00040935">
            <w:pPr>
              <w:pStyle w:val="ListParagraph"/>
              <w:numPr>
                <w:ilvl w:val="0"/>
                <w:numId w:val="15"/>
              </w:numPr>
              <w:rPr>
                <w:b/>
              </w:rPr>
            </w:pPr>
            <w:r w:rsidRPr="00E229B7">
              <w:rPr>
                <w:b/>
              </w:rPr>
              <w:t>Margin Trading Facility (MTF)</w:t>
            </w:r>
          </w:p>
          <w:p w14:paraId="657B5B98" w14:textId="77777777" w:rsidR="00E229B7" w:rsidRDefault="00E229B7" w:rsidP="00E229B7">
            <w:r>
              <w:t>Trade with leverage and increase your buying power with flexible margin options.</w:t>
            </w:r>
          </w:p>
          <w:p w14:paraId="4875CCE8" w14:textId="3EAC8EE3" w:rsidR="00E229B7" w:rsidRPr="008E6DF2" w:rsidRDefault="00040935" w:rsidP="00E229B7">
            <w:pPr>
              <w:rPr>
                <w:b/>
              </w:rPr>
            </w:pPr>
            <w:r w:rsidRPr="008E6DF2">
              <w:rPr>
                <w:b/>
              </w:rPr>
              <w:t>[</w:t>
            </w:r>
            <w:r w:rsidR="00635C36" w:rsidRPr="008E6DF2">
              <w:rPr>
                <w:b/>
              </w:rPr>
              <w:t>Explore MTF</w:t>
            </w:r>
            <w:r w:rsidRPr="008E6DF2">
              <w:rPr>
                <w:b/>
              </w:rPr>
              <w:t>]</w:t>
            </w:r>
          </w:p>
          <w:p w14:paraId="6A42AF54" w14:textId="77777777" w:rsidR="00040935" w:rsidRPr="00DD0A04" w:rsidRDefault="00040935" w:rsidP="00E229B7">
            <w:pPr>
              <w:rPr>
                <w:b/>
              </w:rPr>
            </w:pPr>
          </w:p>
          <w:p w14:paraId="1B4D1B8F" w14:textId="77777777" w:rsidR="00040935" w:rsidRPr="00040935" w:rsidRDefault="00040935" w:rsidP="00040935">
            <w:pPr>
              <w:pStyle w:val="ListParagraph"/>
              <w:numPr>
                <w:ilvl w:val="0"/>
                <w:numId w:val="15"/>
              </w:numPr>
              <w:spacing w:after="160" w:line="259" w:lineRule="auto"/>
            </w:pPr>
            <w:r w:rsidRPr="006D1266">
              <w:rPr>
                <w:b/>
              </w:rPr>
              <w:t>Derivatives</w:t>
            </w:r>
          </w:p>
          <w:p w14:paraId="782701F4" w14:textId="781201C2" w:rsidR="00040935" w:rsidRPr="00040935" w:rsidRDefault="00040935" w:rsidP="00040935">
            <w:r w:rsidRPr="00040935">
              <w:t xml:space="preserve">Trade </w:t>
            </w:r>
            <w:r>
              <w:t>Futures &amp; Options</w:t>
            </w:r>
            <w:r w:rsidRPr="00040935">
              <w:t xml:space="preserve"> </w:t>
            </w:r>
            <w:r w:rsidR="008E6DF2">
              <w:t xml:space="preserve">on NSE &amp; BSE. </w:t>
            </w:r>
            <w:r w:rsidR="001F763C">
              <w:t xml:space="preserve">Hedge </w:t>
            </w:r>
            <w:r w:rsidR="00142FCD">
              <w:t xml:space="preserve">your portfolio or </w:t>
            </w:r>
            <w:r w:rsidR="008E6DF2">
              <w:t>capitalis</w:t>
            </w:r>
            <w:r w:rsidR="001F763C">
              <w:t>e</w:t>
            </w:r>
            <w:r w:rsidRPr="00040935">
              <w:t xml:space="preserve"> </w:t>
            </w:r>
            <w:r w:rsidR="001F763C">
              <w:t xml:space="preserve">on </w:t>
            </w:r>
            <w:r w:rsidRPr="00040935">
              <w:t xml:space="preserve">short-term </w:t>
            </w:r>
            <w:r w:rsidR="008E6DF2">
              <w:t>opportunities</w:t>
            </w:r>
            <w:r w:rsidRPr="00040935">
              <w:t>.</w:t>
            </w:r>
          </w:p>
          <w:p w14:paraId="0B82F903" w14:textId="61B649C8" w:rsidR="00040935" w:rsidRPr="008E6DF2" w:rsidRDefault="00BC2AA6" w:rsidP="00040935">
            <w:pPr>
              <w:rPr>
                <w:b/>
              </w:rPr>
            </w:pPr>
            <w:r w:rsidRPr="008E6DF2">
              <w:rPr>
                <w:b/>
              </w:rPr>
              <w:t>[</w:t>
            </w:r>
            <w:r w:rsidR="00635C36" w:rsidRPr="008E6DF2">
              <w:rPr>
                <w:b/>
              </w:rPr>
              <w:t>View F&amp;O Research</w:t>
            </w:r>
            <w:r w:rsidR="00040935" w:rsidRPr="008E6DF2">
              <w:rPr>
                <w:b/>
              </w:rPr>
              <w:t>]</w:t>
            </w:r>
          </w:p>
          <w:p w14:paraId="3A9795DF" w14:textId="77777777" w:rsidR="00040935" w:rsidRDefault="00040935" w:rsidP="00040935">
            <w:pPr>
              <w:rPr>
                <w:b/>
              </w:rPr>
            </w:pPr>
          </w:p>
          <w:p w14:paraId="645D652D" w14:textId="77777777" w:rsidR="00040935" w:rsidRDefault="00040935" w:rsidP="00040935">
            <w:pPr>
              <w:pStyle w:val="ListParagraph"/>
              <w:numPr>
                <w:ilvl w:val="0"/>
                <w:numId w:val="15"/>
              </w:numPr>
              <w:rPr>
                <w:b/>
              </w:rPr>
            </w:pPr>
            <w:r>
              <w:rPr>
                <w:b/>
              </w:rPr>
              <w:t>Mutual Funds</w:t>
            </w:r>
          </w:p>
          <w:p w14:paraId="6DFF4F07" w14:textId="43BEA696" w:rsidR="00040935" w:rsidRDefault="00A533C8" w:rsidP="00040935">
            <w:pPr>
              <w:rPr>
                <w:b/>
                <w:bCs/>
              </w:rPr>
            </w:pPr>
            <w:r>
              <w:t xml:space="preserve">Compare 3,000+ </w:t>
            </w:r>
            <w:r w:rsidR="00040935">
              <w:t>Mutual funds</w:t>
            </w:r>
            <w:r w:rsidR="001F763C">
              <w:t xml:space="preserve"> and i</w:t>
            </w:r>
            <w:r w:rsidR="00040935">
              <w:t xml:space="preserve">nvest in Direct Plans with </w:t>
            </w:r>
            <w:r w:rsidR="00040935">
              <w:rPr>
                <w:b/>
                <w:bCs/>
              </w:rPr>
              <w:t>0% commission.</w:t>
            </w:r>
          </w:p>
          <w:p w14:paraId="7687BE05" w14:textId="7F1E7A23" w:rsidR="00040935" w:rsidRPr="008E6DF2" w:rsidRDefault="00BC2AA6" w:rsidP="00040935">
            <w:pPr>
              <w:rPr>
                <w:b/>
              </w:rPr>
            </w:pPr>
            <w:r w:rsidRPr="008E6DF2">
              <w:rPr>
                <w:b/>
              </w:rPr>
              <w:t>[</w:t>
            </w:r>
            <w:r w:rsidR="00635C36" w:rsidRPr="008E6DF2">
              <w:rPr>
                <w:b/>
              </w:rPr>
              <w:t>Compare Mutual Funds</w:t>
            </w:r>
            <w:r w:rsidR="00040935" w:rsidRPr="008E6DF2">
              <w:rPr>
                <w:b/>
              </w:rPr>
              <w:t>]</w:t>
            </w:r>
          </w:p>
          <w:p w14:paraId="5091B708" w14:textId="77777777" w:rsidR="00040935" w:rsidRDefault="00040935" w:rsidP="00040935">
            <w:pPr>
              <w:rPr>
                <w:b/>
              </w:rPr>
            </w:pPr>
          </w:p>
          <w:p w14:paraId="0127996F" w14:textId="77777777" w:rsidR="00040935" w:rsidRPr="00040935" w:rsidRDefault="00040935" w:rsidP="00040935">
            <w:pPr>
              <w:pStyle w:val="ListParagraph"/>
              <w:numPr>
                <w:ilvl w:val="0"/>
                <w:numId w:val="15"/>
              </w:numPr>
              <w:rPr>
                <w:b/>
              </w:rPr>
            </w:pPr>
            <w:r w:rsidRPr="00040935">
              <w:rPr>
                <w:b/>
              </w:rPr>
              <w:t>Loan Against Mutual Funds (LAMF)</w:t>
            </w:r>
          </w:p>
          <w:p w14:paraId="6735DD89" w14:textId="77777777" w:rsidR="00040935" w:rsidRDefault="00040935" w:rsidP="00040935">
            <w:r>
              <w:t>Get instant loans against your mutual fund holdings at competitive interest rates.</w:t>
            </w:r>
          </w:p>
          <w:p w14:paraId="1880C30A" w14:textId="78B433C1" w:rsidR="00040935" w:rsidRPr="008E6DF2" w:rsidRDefault="00BC2AA6" w:rsidP="00040935">
            <w:pPr>
              <w:rPr>
                <w:b/>
              </w:rPr>
            </w:pPr>
            <w:r w:rsidRPr="008E6DF2">
              <w:rPr>
                <w:b/>
              </w:rPr>
              <w:t>[</w:t>
            </w:r>
            <w:r w:rsidR="00635C36" w:rsidRPr="008E6DF2">
              <w:rPr>
                <w:b/>
              </w:rPr>
              <w:t>Check Loan Eligibility</w:t>
            </w:r>
            <w:r w:rsidR="00040935" w:rsidRPr="008E6DF2">
              <w:rPr>
                <w:b/>
              </w:rPr>
              <w:t>]</w:t>
            </w:r>
          </w:p>
          <w:p w14:paraId="1EC715A6" w14:textId="77777777" w:rsidR="00040935" w:rsidRDefault="00040935" w:rsidP="00040935">
            <w:pPr>
              <w:rPr>
                <w:b/>
              </w:rPr>
            </w:pPr>
          </w:p>
          <w:p w14:paraId="569651ED" w14:textId="77777777" w:rsidR="00040935" w:rsidRDefault="00040935" w:rsidP="00040935">
            <w:pPr>
              <w:pStyle w:val="ListParagraph"/>
              <w:numPr>
                <w:ilvl w:val="0"/>
                <w:numId w:val="15"/>
              </w:numPr>
              <w:spacing w:after="160" w:line="259" w:lineRule="auto"/>
              <w:rPr>
                <w:b/>
              </w:rPr>
            </w:pPr>
            <w:r>
              <w:rPr>
                <w:b/>
              </w:rPr>
              <w:lastRenderedPageBreak/>
              <w:t>Initial Public Offering (IPO)</w:t>
            </w:r>
          </w:p>
          <w:p w14:paraId="5FD1DC05" w14:textId="393096C3" w:rsidR="00040935" w:rsidRPr="00040935" w:rsidRDefault="009A00A7" w:rsidP="009A00A7">
            <w:pPr>
              <w:shd w:val="clear" w:color="auto" w:fill="FFFFFF" w:themeFill="background1"/>
              <w:rPr>
                <w:b/>
              </w:rPr>
            </w:pPr>
            <w:r w:rsidRPr="009A00A7">
              <w:t>Stay updated and apply for IPO across NSE &amp; BSE—follow companies as they debut on the stock market.</w:t>
            </w:r>
          </w:p>
          <w:p w14:paraId="10F28D60" w14:textId="7C2B4C67" w:rsidR="00040935" w:rsidRPr="008E6DF2" w:rsidRDefault="00BC2AA6" w:rsidP="009A00A7">
            <w:pPr>
              <w:shd w:val="clear" w:color="auto" w:fill="FFFFFF" w:themeFill="background1"/>
              <w:rPr>
                <w:b/>
              </w:rPr>
            </w:pPr>
            <w:r w:rsidRPr="008E6DF2">
              <w:rPr>
                <w:b/>
              </w:rPr>
              <w:t>[</w:t>
            </w:r>
            <w:r w:rsidR="007C3EA9" w:rsidRPr="008E6DF2">
              <w:rPr>
                <w:b/>
              </w:rPr>
              <w:t>View Open IPOs</w:t>
            </w:r>
            <w:r w:rsidR="009A00A7" w:rsidRPr="008E6DF2">
              <w:rPr>
                <w:b/>
              </w:rPr>
              <w:t>]</w:t>
            </w:r>
          </w:p>
          <w:p w14:paraId="44266262" w14:textId="77777777" w:rsidR="00040935" w:rsidRDefault="00040935" w:rsidP="00040935">
            <w:pPr>
              <w:rPr>
                <w:b/>
              </w:rPr>
            </w:pPr>
          </w:p>
          <w:p w14:paraId="0F992086" w14:textId="77777777" w:rsidR="00040935" w:rsidRPr="00040935" w:rsidRDefault="00040935" w:rsidP="00040935">
            <w:pPr>
              <w:pStyle w:val="ListParagraph"/>
              <w:numPr>
                <w:ilvl w:val="0"/>
                <w:numId w:val="15"/>
              </w:numPr>
              <w:rPr>
                <w:b/>
              </w:rPr>
            </w:pPr>
            <w:r w:rsidRPr="00040935">
              <w:rPr>
                <w:b/>
              </w:rPr>
              <w:t>Exchange Traded Funds (ETF)</w:t>
            </w:r>
          </w:p>
          <w:p w14:paraId="00815CC5" w14:textId="77777777" w:rsidR="00040935" w:rsidRDefault="00040935" w:rsidP="00040935">
            <w:r>
              <w:t>Diversify your portfolio with ETFs tracking indices, sectors, and commodities.</w:t>
            </w:r>
          </w:p>
          <w:p w14:paraId="7DD0ABDB" w14:textId="666FA6DB" w:rsidR="00040935" w:rsidRPr="008E6DF2" w:rsidRDefault="00A533C8" w:rsidP="00040935">
            <w:pPr>
              <w:rPr>
                <w:b/>
              </w:rPr>
            </w:pPr>
            <w:r w:rsidRPr="008E6DF2">
              <w:rPr>
                <w:b/>
              </w:rPr>
              <w:t>[</w:t>
            </w:r>
            <w:r w:rsidR="005A07FD" w:rsidRPr="008E6DF2">
              <w:rPr>
                <w:b/>
              </w:rPr>
              <w:t>Explore ETFs</w:t>
            </w:r>
            <w:r w:rsidR="00040935" w:rsidRPr="008E6DF2">
              <w:rPr>
                <w:b/>
              </w:rPr>
              <w:t>]</w:t>
            </w:r>
          </w:p>
          <w:p w14:paraId="495DFCE6" w14:textId="77777777" w:rsidR="00040935" w:rsidRDefault="00040935" w:rsidP="00040935">
            <w:pPr>
              <w:rPr>
                <w:b/>
              </w:rPr>
            </w:pPr>
          </w:p>
          <w:p w14:paraId="767A151B" w14:textId="77777777" w:rsidR="008E6DF2" w:rsidRDefault="00040935" w:rsidP="008E6DF2">
            <w:pPr>
              <w:pStyle w:val="ListParagraph"/>
              <w:numPr>
                <w:ilvl w:val="0"/>
                <w:numId w:val="15"/>
              </w:numPr>
              <w:spacing w:after="160" w:line="259" w:lineRule="auto"/>
              <w:rPr>
                <w:b/>
              </w:rPr>
            </w:pPr>
            <w:r w:rsidRPr="006D1266">
              <w:rPr>
                <w:b/>
              </w:rPr>
              <w:t>National Pension Scheme (NPS)</w:t>
            </w:r>
          </w:p>
          <w:p w14:paraId="043E031A" w14:textId="74753960" w:rsidR="008E6DF2" w:rsidRPr="008E6DF2" w:rsidRDefault="005A07FD" w:rsidP="008E6DF2">
            <w:pPr>
              <w:pStyle w:val="ListParagraph"/>
              <w:spacing w:after="160" w:line="259" w:lineRule="auto"/>
              <w:rPr>
                <w:b/>
              </w:rPr>
            </w:pPr>
            <w:r w:rsidRPr="008E6DF2">
              <w:t>Build a tax-efficient retirement corpus with government-backed National Pension Scheme</w:t>
            </w:r>
          </w:p>
          <w:p w14:paraId="18C12550" w14:textId="65DA56BA" w:rsidR="00040935" w:rsidRDefault="005A07FD" w:rsidP="00040935">
            <w:pPr>
              <w:rPr>
                <w:b/>
              </w:rPr>
            </w:pPr>
            <w:r w:rsidDel="005A07FD">
              <w:t xml:space="preserve"> </w:t>
            </w:r>
            <w:r w:rsidR="00A533C8">
              <w:rPr>
                <w:b/>
              </w:rPr>
              <w:t>[</w:t>
            </w:r>
            <w:r w:rsidRPr="009A00A7">
              <w:rPr>
                <w:b/>
              </w:rPr>
              <w:t>Unlock NPS Benefits</w:t>
            </w:r>
            <w:r w:rsidR="00040935" w:rsidRPr="00040935">
              <w:rPr>
                <w:b/>
              </w:rPr>
              <w:t>]</w:t>
            </w:r>
          </w:p>
          <w:p w14:paraId="44C12C1A" w14:textId="77777777" w:rsidR="00040935" w:rsidRDefault="00040935" w:rsidP="00040935">
            <w:pPr>
              <w:rPr>
                <w:b/>
                <w:bCs/>
              </w:rPr>
            </w:pPr>
          </w:p>
          <w:p w14:paraId="41C5CA92" w14:textId="77777777" w:rsidR="00040935" w:rsidRPr="00040935" w:rsidRDefault="00040935" w:rsidP="00040935">
            <w:pPr>
              <w:rPr>
                <w:b/>
              </w:rPr>
            </w:pPr>
          </w:p>
          <w:p w14:paraId="5BF916CF" w14:textId="77777777" w:rsidR="00E229B7" w:rsidRDefault="00E229B7" w:rsidP="00040935">
            <w:pPr>
              <w:pStyle w:val="ListParagraph"/>
            </w:pPr>
          </w:p>
          <w:p w14:paraId="7DECDFE2" w14:textId="77777777" w:rsidR="00E229B7" w:rsidRDefault="00E229B7"/>
          <w:p w14:paraId="0355D565" w14:textId="77777777" w:rsidR="00E229B7" w:rsidRPr="00E229B7" w:rsidRDefault="00E229B7">
            <w:pPr>
              <w:rPr>
                <w:b/>
              </w:rPr>
            </w:pPr>
          </w:p>
        </w:tc>
      </w:tr>
      <w:tr w:rsidR="004D146F" w14:paraId="491320D5" w14:textId="77777777" w:rsidTr="00DD0A04">
        <w:trPr>
          <w:trHeight w:val="1862"/>
        </w:trPr>
        <w:tc>
          <w:tcPr>
            <w:tcW w:w="5301" w:type="dxa"/>
          </w:tcPr>
          <w:p w14:paraId="7D0F447F" w14:textId="77777777" w:rsidR="00DD0A04" w:rsidRDefault="00DD0A04" w:rsidP="00DD0A04">
            <w:pPr>
              <w:rPr>
                <w:b/>
              </w:rPr>
            </w:pPr>
            <w:r w:rsidRPr="00740110">
              <w:rPr>
                <w:b/>
              </w:rPr>
              <w:lastRenderedPageBreak/>
              <w:t>How Soon can I Start?</w:t>
            </w:r>
          </w:p>
          <w:p w14:paraId="4DC3C1E2" w14:textId="77777777" w:rsidR="00DD0A04" w:rsidRPr="00740110" w:rsidRDefault="00DD0A04" w:rsidP="00DD0A04">
            <w:pPr>
              <w:rPr>
                <w:b/>
              </w:rPr>
            </w:pPr>
          </w:p>
          <w:p w14:paraId="69F1DDC8" w14:textId="77777777" w:rsidR="00DD0A04" w:rsidRDefault="00DD0A04" w:rsidP="00DD0A04">
            <w:r>
              <w:t xml:space="preserve">Within minutes. You can create a Trading Account swiftly in a five-stage </w:t>
            </w:r>
          </w:p>
          <w:p w14:paraId="7ED623F5" w14:textId="77777777" w:rsidR="00DD0A04" w:rsidRDefault="00DD0A04" w:rsidP="00DD0A04">
            <w:r>
              <w:t>online process that can be completed on any of your devices.</w:t>
            </w:r>
          </w:p>
          <w:p w14:paraId="782E7A31" w14:textId="77777777" w:rsidR="00DD0A04" w:rsidRDefault="00DD0A04" w:rsidP="00DD0A04"/>
          <w:p w14:paraId="2A12A44F" w14:textId="77777777" w:rsidR="00DD0A04" w:rsidRPr="006D1266" w:rsidRDefault="00DD0A04" w:rsidP="00DD0A04">
            <w:pPr>
              <w:rPr>
                <w:b/>
              </w:rPr>
            </w:pPr>
            <w:r w:rsidRPr="006D1266">
              <w:rPr>
                <w:b/>
              </w:rPr>
              <w:t xml:space="preserve">CTA - Open a </w:t>
            </w:r>
            <w:proofErr w:type="spellStart"/>
            <w:r w:rsidRPr="006D1266">
              <w:rPr>
                <w:b/>
              </w:rPr>
              <w:t>Demat</w:t>
            </w:r>
            <w:proofErr w:type="spellEnd"/>
            <w:r w:rsidRPr="006D1266">
              <w:rPr>
                <w:b/>
              </w:rPr>
              <w:t xml:space="preserve"> Account</w:t>
            </w:r>
          </w:p>
          <w:p w14:paraId="283643F1" w14:textId="77777777" w:rsidR="004D146F" w:rsidRPr="00DD0A04" w:rsidRDefault="004D146F">
            <w:pPr>
              <w:rPr>
                <w:highlight w:val="lightGray"/>
              </w:rPr>
            </w:pPr>
          </w:p>
        </w:tc>
        <w:tc>
          <w:tcPr>
            <w:tcW w:w="5757" w:type="dxa"/>
          </w:tcPr>
          <w:p w14:paraId="5BCCF019" w14:textId="1227154D" w:rsidR="00040935" w:rsidRDefault="00007735" w:rsidP="00040935">
            <w:pPr>
              <w:rPr>
                <w:b/>
              </w:rPr>
            </w:pPr>
            <w:r>
              <w:rPr>
                <w:b/>
              </w:rPr>
              <w:t>How to O</w:t>
            </w:r>
            <w:r w:rsidR="005A07FD" w:rsidRPr="009A00A7">
              <w:rPr>
                <w:b/>
              </w:rPr>
              <w:t xml:space="preserve">pen your </w:t>
            </w:r>
            <w:proofErr w:type="spellStart"/>
            <w:r w:rsidR="005A07FD" w:rsidRPr="009A00A7">
              <w:rPr>
                <w:b/>
              </w:rPr>
              <w:t>Demat</w:t>
            </w:r>
            <w:proofErr w:type="spellEnd"/>
            <w:r w:rsidR="005A07FD" w:rsidRPr="009A00A7">
              <w:rPr>
                <w:b/>
              </w:rPr>
              <w:t xml:space="preserve"> Account?</w:t>
            </w:r>
          </w:p>
          <w:p w14:paraId="5B6F0E69" w14:textId="480DEE96" w:rsidR="00040935" w:rsidRDefault="005A07FD" w:rsidP="00040935">
            <w:r>
              <w:t>Fully digital, paperless, and SEBI-compliant.</w:t>
            </w:r>
            <w:r>
              <w:t xml:space="preserve"> Complete the</w:t>
            </w:r>
            <w:r>
              <w:t xml:space="preserve"> </w:t>
            </w:r>
            <w:r>
              <w:t xml:space="preserve">below </w:t>
            </w:r>
            <w:r>
              <w:t xml:space="preserve">steps from your phone or laptop — no branch visit needed. </w:t>
            </w:r>
          </w:p>
          <w:p w14:paraId="4E88A983" w14:textId="77777777" w:rsidR="00040935" w:rsidRDefault="00040935" w:rsidP="00040935"/>
          <w:p w14:paraId="6BDBD87C" w14:textId="42A48F65" w:rsidR="00040935" w:rsidRPr="00007735" w:rsidRDefault="00040935" w:rsidP="00040935">
            <w:pPr>
              <w:rPr>
                <w:b/>
              </w:rPr>
            </w:pPr>
            <w:r w:rsidRPr="006D1266">
              <w:rPr>
                <w:b/>
              </w:rPr>
              <w:t xml:space="preserve">CTA - </w:t>
            </w:r>
            <w:commentRangeStart w:id="1"/>
            <w:r w:rsidRPr="006D1266">
              <w:rPr>
                <w:b/>
              </w:rPr>
              <w:t xml:space="preserve">Open a </w:t>
            </w:r>
            <w:proofErr w:type="spellStart"/>
            <w:r w:rsidRPr="006D1266">
              <w:rPr>
                <w:b/>
              </w:rPr>
              <w:t>Demat</w:t>
            </w:r>
            <w:proofErr w:type="spellEnd"/>
            <w:r w:rsidRPr="006D1266">
              <w:rPr>
                <w:b/>
              </w:rPr>
              <w:t xml:space="preserve"> Account</w:t>
            </w:r>
            <w:commentRangeEnd w:id="1"/>
            <w:r w:rsidR="0087659C">
              <w:rPr>
                <w:rStyle w:val="CommentReference"/>
              </w:rPr>
              <w:commentReference w:id="1"/>
            </w:r>
            <w:r w:rsidR="00007735">
              <w:rPr>
                <w:b/>
              </w:rPr>
              <w:t xml:space="preserve">/ </w:t>
            </w:r>
            <w:r w:rsidR="00007735" w:rsidRPr="00007735">
              <w:rPr>
                <w:b/>
              </w:rPr>
              <w:t>Start Investing in Under 10 Minutes</w:t>
            </w:r>
          </w:p>
          <w:p w14:paraId="6C0CFB57" w14:textId="77777777" w:rsidR="00040935" w:rsidRPr="00040935" w:rsidRDefault="00040935" w:rsidP="00040935">
            <w:pPr>
              <w:rPr>
                <w:b/>
              </w:rPr>
            </w:pPr>
          </w:p>
        </w:tc>
      </w:tr>
      <w:tr w:rsidR="004D146F" w14:paraId="39148DA2" w14:textId="77777777" w:rsidTr="00DD0A04">
        <w:trPr>
          <w:trHeight w:val="1862"/>
        </w:trPr>
        <w:tc>
          <w:tcPr>
            <w:tcW w:w="5301" w:type="dxa"/>
          </w:tcPr>
          <w:p w14:paraId="7DDF5854" w14:textId="77777777" w:rsidR="00DD0A04" w:rsidRPr="00740110" w:rsidRDefault="00DD0A04" w:rsidP="00DD0A04">
            <w:pPr>
              <w:rPr>
                <w:b/>
              </w:rPr>
            </w:pPr>
            <w:r w:rsidRPr="00740110">
              <w:rPr>
                <w:b/>
              </w:rPr>
              <w:t>Basic Information</w:t>
            </w:r>
          </w:p>
          <w:p w14:paraId="7C4C7D42" w14:textId="77777777" w:rsidR="00DD0A04" w:rsidRDefault="00DD0A04" w:rsidP="00DD0A04">
            <w:r>
              <w:t>Name, mobile number, PAN takes under two minutes.</w:t>
            </w:r>
          </w:p>
          <w:p w14:paraId="1D6E38CD" w14:textId="77777777" w:rsidR="00A533C8" w:rsidRDefault="00A533C8" w:rsidP="00DD0A04"/>
          <w:p w14:paraId="2885D2A3" w14:textId="77777777" w:rsidR="00DD0A04" w:rsidRPr="00740110" w:rsidRDefault="00DD0A04" w:rsidP="00DD0A04">
            <w:pPr>
              <w:rPr>
                <w:b/>
              </w:rPr>
            </w:pPr>
            <w:r w:rsidRPr="00740110">
              <w:rPr>
                <w:b/>
              </w:rPr>
              <w:t xml:space="preserve">Complete </w:t>
            </w:r>
            <w:proofErr w:type="spellStart"/>
            <w:r w:rsidRPr="00740110">
              <w:rPr>
                <w:b/>
              </w:rPr>
              <w:t>eKYC</w:t>
            </w:r>
            <w:proofErr w:type="spellEnd"/>
            <w:r w:rsidRPr="00740110">
              <w:rPr>
                <w:b/>
              </w:rPr>
              <w:t xml:space="preserve"> via </w:t>
            </w:r>
            <w:proofErr w:type="spellStart"/>
            <w:r w:rsidRPr="00740110">
              <w:rPr>
                <w:b/>
              </w:rPr>
              <w:t>Aadhaar</w:t>
            </w:r>
            <w:proofErr w:type="spellEnd"/>
          </w:p>
          <w:p w14:paraId="30EE799A" w14:textId="77777777" w:rsidR="00DD0A04" w:rsidRDefault="00DD0A04" w:rsidP="00DD0A04">
            <w:r>
              <w:t>OTP-based verification no physical forms or branch visits.</w:t>
            </w:r>
          </w:p>
          <w:p w14:paraId="47BBE03D" w14:textId="77777777" w:rsidR="00DD0A04" w:rsidRDefault="00DD0A04" w:rsidP="00DD0A04"/>
          <w:p w14:paraId="0D964F18" w14:textId="77777777" w:rsidR="00DD0A04" w:rsidRPr="00740110" w:rsidRDefault="00DD0A04" w:rsidP="00DD0A04">
            <w:pPr>
              <w:rPr>
                <w:b/>
              </w:rPr>
            </w:pPr>
            <w:r w:rsidRPr="00740110">
              <w:rPr>
                <w:b/>
              </w:rPr>
              <w:t>Upload Documents</w:t>
            </w:r>
          </w:p>
          <w:p w14:paraId="5A64F168" w14:textId="77777777" w:rsidR="00DD0A04" w:rsidRDefault="00DD0A04" w:rsidP="00DD0A04">
            <w:r>
              <w:t>Bank proof and a live photograph from your phone s camera.</w:t>
            </w:r>
          </w:p>
          <w:p w14:paraId="6D8E0AA1" w14:textId="77777777" w:rsidR="00DD0A04" w:rsidRDefault="00DD0A04" w:rsidP="00DD0A04"/>
          <w:p w14:paraId="7D3AB93F" w14:textId="77777777" w:rsidR="00DD0A04" w:rsidRPr="00740110" w:rsidRDefault="00DD0A04" w:rsidP="00DD0A04">
            <w:pPr>
              <w:rPr>
                <w:b/>
              </w:rPr>
            </w:pPr>
            <w:r w:rsidRPr="00740110">
              <w:rPr>
                <w:b/>
              </w:rPr>
              <w:t xml:space="preserve">Digital </w:t>
            </w:r>
            <w:proofErr w:type="spellStart"/>
            <w:r w:rsidRPr="00740110">
              <w:rPr>
                <w:b/>
              </w:rPr>
              <w:t>eSign</w:t>
            </w:r>
            <w:proofErr w:type="spellEnd"/>
          </w:p>
          <w:p w14:paraId="50E1A258" w14:textId="77777777" w:rsidR="00DD0A04" w:rsidRDefault="00DD0A04" w:rsidP="00DD0A04">
            <w:proofErr w:type="spellStart"/>
            <w:r>
              <w:t>Aadhaar</w:t>
            </w:r>
            <w:proofErr w:type="spellEnd"/>
            <w:r>
              <w:t>-based e sign replaces physical signature on all forms.</w:t>
            </w:r>
          </w:p>
          <w:p w14:paraId="7B1DD891" w14:textId="77777777" w:rsidR="00DD0A04" w:rsidRDefault="00DD0A04" w:rsidP="00DD0A04"/>
          <w:p w14:paraId="430A2145" w14:textId="77777777" w:rsidR="00DD0A04" w:rsidRPr="00740110" w:rsidRDefault="00DD0A04" w:rsidP="00DD0A04">
            <w:pPr>
              <w:rPr>
                <w:b/>
              </w:rPr>
            </w:pPr>
            <w:r w:rsidRPr="00740110">
              <w:rPr>
                <w:b/>
              </w:rPr>
              <w:t>Account Activation</w:t>
            </w:r>
          </w:p>
          <w:p w14:paraId="76AB31CC" w14:textId="77777777" w:rsidR="00DD0A04" w:rsidRDefault="00DD0A04" w:rsidP="00DD0A04">
            <w:r>
              <w:t>Credentials delivered to your registered email. Start investing.</w:t>
            </w:r>
          </w:p>
          <w:p w14:paraId="20A2683B" w14:textId="77777777" w:rsidR="004D146F" w:rsidRPr="00DD0A04" w:rsidRDefault="004D146F">
            <w:pPr>
              <w:rPr>
                <w:highlight w:val="lightGray"/>
              </w:rPr>
            </w:pPr>
          </w:p>
        </w:tc>
        <w:tc>
          <w:tcPr>
            <w:tcW w:w="5757" w:type="dxa"/>
          </w:tcPr>
          <w:p w14:paraId="65A6ABF4" w14:textId="73948816" w:rsidR="00F963C3" w:rsidRPr="00007735" w:rsidRDefault="00B60749" w:rsidP="00F963C3">
            <w:pPr>
              <w:pStyle w:val="ListParagraph"/>
              <w:numPr>
                <w:ilvl w:val="0"/>
                <w:numId w:val="30"/>
              </w:numPr>
              <w:spacing w:before="100" w:beforeAutospacing="1" w:after="100" w:afterAutospacing="1"/>
              <w:rPr>
                <w:rFonts w:eastAsia="Times New Roman" w:cs="Times New Roman"/>
                <w:sz w:val="24"/>
                <w:szCs w:val="24"/>
                <w:lang w:eastAsia="en-IN"/>
              </w:rPr>
            </w:pPr>
            <w:commentRangeStart w:id="2"/>
            <w:r>
              <w:rPr>
                <w:rFonts w:eastAsia="Times New Roman" w:cs="Times New Roman"/>
                <w:b/>
                <w:bCs/>
                <w:sz w:val="24"/>
                <w:szCs w:val="24"/>
                <w:lang w:eastAsia="en-IN"/>
              </w:rPr>
              <w:t>Profile and Bank Setup</w:t>
            </w:r>
            <w:r w:rsidR="00F963C3" w:rsidRPr="00007735">
              <w:rPr>
                <w:rFonts w:eastAsia="Times New Roman" w:cs="Times New Roman"/>
                <w:b/>
                <w:bCs/>
                <w:sz w:val="24"/>
                <w:szCs w:val="24"/>
                <w:lang w:eastAsia="en-IN"/>
              </w:rPr>
              <w:t xml:space="preserve"> </w:t>
            </w:r>
            <w:commentRangeEnd w:id="2"/>
            <w:r w:rsidR="00007735">
              <w:rPr>
                <w:rStyle w:val="CommentReference"/>
              </w:rPr>
              <w:commentReference w:id="2"/>
            </w:r>
          </w:p>
          <w:p w14:paraId="461FA953" w14:textId="77777777" w:rsidR="00F963C3" w:rsidRPr="00F963C3" w:rsidRDefault="00F963C3" w:rsidP="00F963C3">
            <w:pPr>
              <w:numPr>
                <w:ilvl w:val="0"/>
                <w:numId w:val="25"/>
              </w:numPr>
              <w:spacing w:before="100" w:beforeAutospacing="1" w:after="100" w:afterAutospacing="1"/>
              <w:rPr>
                <w:rFonts w:eastAsia="Times New Roman" w:cs="Times New Roman"/>
                <w:sz w:val="24"/>
                <w:szCs w:val="24"/>
                <w:lang w:eastAsia="en-IN"/>
              </w:rPr>
            </w:pPr>
            <w:r w:rsidRPr="00F963C3">
              <w:rPr>
                <w:rFonts w:eastAsia="Times New Roman" w:cs="Times New Roman"/>
                <w:sz w:val="24"/>
                <w:szCs w:val="24"/>
                <w:lang w:eastAsia="en-IN"/>
              </w:rPr>
              <w:t xml:space="preserve">Enter basic profile details. </w:t>
            </w:r>
          </w:p>
          <w:p w14:paraId="47AFAE64" w14:textId="77777777" w:rsidR="00F963C3" w:rsidRPr="00F963C3" w:rsidRDefault="00F963C3" w:rsidP="00F963C3">
            <w:pPr>
              <w:numPr>
                <w:ilvl w:val="0"/>
                <w:numId w:val="25"/>
              </w:numPr>
              <w:spacing w:before="100" w:beforeAutospacing="1" w:after="100" w:afterAutospacing="1"/>
              <w:rPr>
                <w:rFonts w:eastAsia="Times New Roman" w:cs="Times New Roman"/>
                <w:sz w:val="24"/>
                <w:szCs w:val="24"/>
                <w:lang w:eastAsia="en-IN"/>
              </w:rPr>
            </w:pPr>
            <w:r w:rsidRPr="00F963C3">
              <w:rPr>
                <w:rFonts w:eastAsia="Times New Roman" w:cs="Times New Roman"/>
                <w:sz w:val="24"/>
                <w:szCs w:val="24"/>
                <w:lang w:eastAsia="en-IN"/>
              </w:rPr>
              <w:t xml:space="preserve">Verify your mobile number with a quick OTP. </w:t>
            </w:r>
          </w:p>
          <w:p w14:paraId="39C218FB" w14:textId="3C901AE3" w:rsidR="00F963C3" w:rsidRPr="00F963C3" w:rsidRDefault="00F963C3" w:rsidP="00F963C3">
            <w:pPr>
              <w:numPr>
                <w:ilvl w:val="0"/>
                <w:numId w:val="25"/>
              </w:numPr>
              <w:spacing w:before="100" w:beforeAutospacing="1" w:after="100" w:afterAutospacing="1"/>
              <w:rPr>
                <w:rFonts w:eastAsia="Times New Roman" w:cs="Times New Roman"/>
                <w:sz w:val="24"/>
                <w:szCs w:val="24"/>
                <w:lang w:eastAsia="en-IN"/>
              </w:rPr>
            </w:pPr>
            <w:r w:rsidRPr="00F963C3">
              <w:rPr>
                <w:rFonts w:eastAsia="Times New Roman" w:cs="Times New Roman"/>
                <w:sz w:val="24"/>
                <w:szCs w:val="24"/>
                <w:lang w:eastAsia="en-IN"/>
              </w:rPr>
              <w:t>Add your bank account num</w:t>
            </w:r>
            <w:r w:rsidR="00B60749">
              <w:rPr>
                <w:rFonts w:eastAsia="Times New Roman" w:cs="Times New Roman"/>
                <w:sz w:val="24"/>
                <w:szCs w:val="24"/>
                <w:lang w:eastAsia="en-IN"/>
              </w:rPr>
              <w:t>ber you want to link for Trading.</w:t>
            </w:r>
          </w:p>
          <w:p w14:paraId="6645292D" w14:textId="596BABA9" w:rsidR="00F963C3" w:rsidRPr="00007735" w:rsidRDefault="00F963C3" w:rsidP="00007735">
            <w:pPr>
              <w:pStyle w:val="ListParagraph"/>
              <w:numPr>
                <w:ilvl w:val="0"/>
                <w:numId w:val="30"/>
              </w:numPr>
              <w:spacing w:before="100" w:beforeAutospacing="1" w:after="100" w:afterAutospacing="1"/>
              <w:rPr>
                <w:rFonts w:eastAsia="Times New Roman" w:cs="Times New Roman"/>
                <w:b/>
                <w:bCs/>
                <w:sz w:val="24"/>
                <w:szCs w:val="24"/>
                <w:lang w:eastAsia="en-IN"/>
              </w:rPr>
            </w:pPr>
            <w:r w:rsidRPr="00007735">
              <w:rPr>
                <w:rFonts w:eastAsia="Times New Roman" w:cs="Times New Roman"/>
                <w:b/>
                <w:bCs/>
                <w:sz w:val="24"/>
                <w:szCs w:val="24"/>
                <w:lang w:eastAsia="en-IN"/>
              </w:rPr>
              <w:t xml:space="preserve"> </w:t>
            </w:r>
            <w:r w:rsidR="0022618B">
              <w:rPr>
                <w:rFonts w:eastAsia="Times New Roman" w:cs="Times New Roman"/>
                <w:b/>
                <w:bCs/>
                <w:sz w:val="24"/>
                <w:szCs w:val="24"/>
                <w:lang w:eastAsia="en-IN"/>
              </w:rPr>
              <w:t xml:space="preserve">Complete </w:t>
            </w:r>
            <w:proofErr w:type="spellStart"/>
            <w:r w:rsidR="0022618B">
              <w:rPr>
                <w:rFonts w:eastAsia="Times New Roman" w:cs="Times New Roman"/>
                <w:b/>
                <w:bCs/>
                <w:sz w:val="24"/>
                <w:szCs w:val="24"/>
                <w:lang w:eastAsia="en-IN"/>
              </w:rPr>
              <w:t>eKYC</w:t>
            </w:r>
            <w:proofErr w:type="spellEnd"/>
            <w:r w:rsidR="0022618B">
              <w:rPr>
                <w:rFonts w:eastAsia="Times New Roman" w:cs="Times New Roman"/>
                <w:b/>
                <w:bCs/>
                <w:sz w:val="24"/>
                <w:szCs w:val="24"/>
                <w:lang w:eastAsia="en-IN"/>
              </w:rPr>
              <w:t xml:space="preserve"> via</w:t>
            </w:r>
            <w:r w:rsidRPr="00007735">
              <w:rPr>
                <w:rFonts w:eastAsia="Times New Roman" w:cs="Times New Roman"/>
                <w:b/>
                <w:bCs/>
                <w:sz w:val="24"/>
                <w:szCs w:val="24"/>
                <w:lang w:eastAsia="en-IN"/>
              </w:rPr>
              <w:t xml:space="preserve"> </w:t>
            </w:r>
            <w:proofErr w:type="spellStart"/>
            <w:r w:rsidRPr="00007735">
              <w:rPr>
                <w:rFonts w:eastAsia="Times New Roman" w:cs="Times New Roman"/>
                <w:b/>
                <w:bCs/>
                <w:sz w:val="24"/>
                <w:szCs w:val="24"/>
                <w:lang w:eastAsia="en-IN"/>
              </w:rPr>
              <w:t>Aadhaar</w:t>
            </w:r>
            <w:proofErr w:type="spellEnd"/>
          </w:p>
          <w:p w14:paraId="7542FDD7" w14:textId="77777777" w:rsidR="00B60749" w:rsidRDefault="00B60749" w:rsidP="00F963C3">
            <w:pPr>
              <w:numPr>
                <w:ilvl w:val="0"/>
                <w:numId w:val="26"/>
              </w:numPr>
              <w:spacing w:before="100" w:beforeAutospacing="1" w:after="100" w:afterAutospacing="1"/>
              <w:rPr>
                <w:rFonts w:eastAsia="Times New Roman" w:cs="Times New Roman"/>
                <w:sz w:val="24"/>
                <w:szCs w:val="24"/>
                <w:lang w:eastAsia="en-IN"/>
              </w:rPr>
            </w:pPr>
            <w:r>
              <w:t>Upload your PAN card to confirm your identity.</w:t>
            </w:r>
            <w:r w:rsidRPr="00F963C3">
              <w:rPr>
                <w:rFonts w:eastAsia="Times New Roman" w:cs="Times New Roman"/>
                <w:sz w:val="24"/>
                <w:szCs w:val="24"/>
                <w:lang w:eastAsia="en-IN"/>
              </w:rPr>
              <w:t xml:space="preserve"> </w:t>
            </w:r>
          </w:p>
          <w:p w14:paraId="4FE3A31D" w14:textId="11D36128" w:rsidR="00F963C3" w:rsidRPr="00F963C3" w:rsidRDefault="00F963C3" w:rsidP="00F963C3">
            <w:pPr>
              <w:numPr>
                <w:ilvl w:val="0"/>
                <w:numId w:val="26"/>
              </w:numPr>
              <w:spacing w:before="100" w:beforeAutospacing="1" w:after="100" w:afterAutospacing="1"/>
              <w:rPr>
                <w:rFonts w:eastAsia="Times New Roman" w:cs="Times New Roman"/>
                <w:sz w:val="24"/>
                <w:szCs w:val="24"/>
                <w:lang w:eastAsia="en-IN"/>
              </w:rPr>
            </w:pPr>
            <w:r w:rsidRPr="00F963C3">
              <w:rPr>
                <w:rFonts w:eastAsia="Times New Roman" w:cs="Times New Roman"/>
                <w:sz w:val="24"/>
                <w:szCs w:val="24"/>
                <w:lang w:eastAsia="en-IN"/>
              </w:rPr>
              <w:t xml:space="preserve">Upload a Passport, Voter ID, or use </w:t>
            </w:r>
            <w:proofErr w:type="spellStart"/>
            <w:r w:rsidRPr="00F963C3">
              <w:rPr>
                <w:rFonts w:eastAsia="Times New Roman" w:cs="Times New Roman"/>
                <w:sz w:val="24"/>
                <w:szCs w:val="24"/>
                <w:lang w:eastAsia="en-IN"/>
              </w:rPr>
              <w:t>Aadhaar</w:t>
            </w:r>
            <w:proofErr w:type="spellEnd"/>
            <w:r w:rsidRPr="00F963C3">
              <w:rPr>
                <w:rFonts w:eastAsia="Times New Roman" w:cs="Times New Roman"/>
                <w:sz w:val="24"/>
                <w:szCs w:val="24"/>
                <w:lang w:eastAsia="en-IN"/>
              </w:rPr>
              <w:t xml:space="preserve"> online for address proof. </w:t>
            </w:r>
          </w:p>
          <w:p w14:paraId="6AF566E6" w14:textId="60B1851B" w:rsidR="00F963C3" w:rsidRPr="00007735" w:rsidRDefault="00F963C3" w:rsidP="00007735">
            <w:pPr>
              <w:pStyle w:val="ListParagraph"/>
              <w:numPr>
                <w:ilvl w:val="0"/>
                <w:numId w:val="30"/>
              </w:numPr>
              <w:spacing w:before="100" w:beforeAutospacing="1" w:after="100" w:afterAutospacing="1"/>
              <w:rPr>
                <w:rFonts w:eastAsia="Times New Roman" w:cs="Times New Roman"/>
                <w:sz w:val="24"/>
                <w:szCs w:val="24"/>
                <w:lang w:eastAsia="en-IN"/>
              </w:rPr>
            </w:pPr>
            <w:r w:rsidRPr="00007735">
              <w:rPr>
                <w:rFonts w:eastAsia="Times New Roman" w:cs="Times New Roman"/>
                <w:b/>
                <w:bCs/>
                <w:sz w:val="24"/>
                <w:szCs w:val="24"/>
                <w:lang w:eastAsia="en-IN"/>
              </w:rPr>
              <w:t>Upload Documents</w:t>
            </w:r>
            <w:r w:rsidR="00B60749">
              <w:rPr>
                <w:rFonts w:eastAsia="Times New Roman" w:cs="Times New Roman"/>
                <w:b/>
                <w:bCs/>
                <w:sz w:val="24"/>
                <w:szCs w:val="24"/>
                <w:lang w:eastAsia="en-IN"/>
              </w:rPr>
              <w:t xml:space="preserve"> </w:t>
            </w:r>
          </w:p>
          <w:p w14:paraId="63797DD0" w14:textId="77777777" w:rsidR="00F963C3" w:rsidRPr="00F963C3" w:rsidRDefault="00F963C3" w:rsidP="00F963C3">
            <w:pPr>
              <w:numPr>
                <w:ilvl w:val="0"/>
                <w:numId w:val="27"/>
              </w:numPr>
              <w:spacing w:before="100" w:beforeAutospacing="1" w:after="100" w:afterAutospacing="1"/>
              <w:rPr>
                <w:rFonts w:eastAsia="Times New Roman" w:cs="Times New Roman"/>
                <w:sz w:val="24"/>
                <w:szCs w:val="24"/>
                <w:lang w:eastAsia="en-IN"/>
              </w:rPr>
            </w:pPr>
            <w:r w:rsidRPr="00F963C3">
              <w:rPr>
                <w:rFonts w:eastAsia="Times New Roman" w:cs="Times New Roman"/>
                <w:sz w:val="24"/>
                <w:szCs w:val="24"/>
                <w:lang w:eastAsia="en-IN"/>
              </w:rPr>
              <w:t xml:space="preserve">Upload a cancelled cheque or recent bank statement to link your account. </w:t>
            </w:r>
          </w:p>
          <w:p w14:paraId="46DC82EF" w14:textId="77777777" w:rsidR="00F963C3" w:rsidRPr="00F963C3" w:rsidRDefault="00F963C3" w:rsidP="00F963C3">
            <w:pPr>
              <w:numPr>
                <w:ilvl w:val="0"/>
                <w:numId w:val="27"/>
              </w:numPr>
              <w:spacing w:before="100" w:beforeAutospacing="1" w:after="100" w:afterAutospacing="1"/>
              <w:rPr>
                <w:rFonts w:eastAsia="Times New Roman" w:cs="Times New Roman"/>
                <w:sz w:val="24"/>
                <w:szCs w:val="24"/>
                <w:lang w:eastAsia="en-IN"/>
              </w:rPr>
            </w:pPr>
            <w:r w:rsidRPr="00F963C3">
              <w:rPr>
                <w:rFonts w:eastAsia="Times New Roman" w:cs="Times New Roman"/>
                <w:i/>
                <w:iCs/>
                <w:sz w:val="24"/>
                <w:szCs w:val="24"/>
                <w:lang w:eastAsia="en-IN"/>
              </w:rPr>
              <w:t>(Optional)</w:t>
            </w:r>
            <w:r w:rsidRPr="00F963C3">
              <w:rPr>
                <w:rFonts w:eastAsia="Times New Roman" w:cs="Times New Roman"/>
                <w:sz w:val="24"/>
                <w:szCs w:val="24"/>
                <w:lang w:eastAsia="en-IN"/>
              </w:rPr>
              <w:t xml:space="preserve"> Share a 6-month bank statement if you want to trade F&amp;O. </w:t>
            </w:r>
          </w:p>
          <w:p w14:paraId="1497D3A8" w14:textId="63D3A19D" w:rsidR="00F963C3" w:rsidRPr="00007735" w:rsidRDefault="00F963C3" w:rsidP="00007735">
            <w:pPr>
              <w:pStyle w:val="ListParagraph"/>
              <w:numPr>
                <w:ilvl w:val="0"/>
                <w:numId w:val="30"/>
              </w:numPr>
              <w:spacing w:before="100" w:beforeAutospacing="1" w:after="100" w:afterAutospacing="1"/>
              <w:rPr>
                <w:rFonts w:eastAsia="Times New Roman" w:cs="Times New Roman"/>
                <w:sz w:val="24"/>
                <w:szCs w:val="24"/>
                <w:lang w:eastAsia="en-IN"/>
              </w:rPr>
            </w:pPr>
            <w:r w:rsidRPr="00007735">
              <w:rPr>
                <w:rFonts w:eastAsia="Times New Roman" w:cs="Times New Roman"/>
                <w:b/>
                <w:bCs/>
                <w:sz w:val="24"/>
                <w:szCs w:val="24"/>
                <w:lang w:eastAsia="en-IN"/>
              </w:rPr>
              <w:lastRenderedPageBreak/>
              <w:t xml:space="preserve"> Video Verification &amp; </w:t>
            </w:r>
            <w:r w:rsidR="00392616">
              <w:rPr>
                <w:rFonts w:eastAsia="Times New Roman" w:cs="Times New Roman"/>
                <w:b/>
                <w:bCs/>
                <w:sz w:val="24"/>
                <w:szCs w:val="24"/>
                <w:lang w:eastAsia="en-IN"/>
              </w:rPr>
              <w:t xml:space="preserve">Digital </w:t>
            </w:r>
            <w:proofErr w:type="spellStart"/>
            <w:r w:rsidRPr="00007735">
              <w:rPr>
                <w:rFonts w:eastAsia="Times New Roman" w:cs="Times New Roman"/>
                <w:b/>
                <w:bCs/>
                <w:sz w:val="24"/>
                <w:szCs w:val="24"/>
                <w:lang w:eastAsia="en-IN"/>
              </w:rPr>
              <w:t>eSign</w:t>
            </w:r>
            <w:proofErr w:type="spellEnd"/>
          </w:p>
          <w:p w14:paraId="1F9F9CCA" w14:textId="77777777" w:rsidR="00F963C3" w:rsidRPr="00F963C3" w:rsidRDefault="00F963C3" w:rsidP="00F963C3">
            <w:pPr>
              <w:numPr>
                <w:ilvl w:val="0"/>
                <w:numId w:val="28"/>
              </w:numPr>
              <w:spacing w:before="100" w:beforeAutospacing="1" w:after="100" w:afterAutospacing="1"/>
              <w:rPr>
                <w:rFonts w:eastAsia="Times New Roman" w:cs="Times New Roman"/>
                <w:sz w:val="24"/>
                <w:szCs w:val="24"/>
                <w:lang w:eastAsia="en-IN"/>
              </w:rPr>
            </w:pPr>
            <w:r w:rsidRPr="00F963C3">
              <w:rPr>
                <w:rFonts w:eastAsia="Times New Roman" w:cs="Times New Roman"/>
                <w:sz w:val="24"/>
                <w:szCs w:val="24"/>
                <w:lang w:eastAsia="en-IN"/>
              </w:rPr>
              <w:t xml:space="preserve">Record a brief, live video of your face using your camera to confirm identity. </w:t>
            </w:r>
          </w:p>
          <w:p w14:paraId="494EB32B" w14:textId="77777777" w:rsidR="00F963C3" w:rsidRPr="00F963C3" w:rsidRDefault="00F963C3" w:rsidP="00F963C3">
            <w:pPr>
              <w:numPr>
                <w:ilvl w:val="0"/>
                <w:numId w:val="28"/>
              </w:numPr>
              <w:spacing w:before="100" w:beforeAutospacing="1" w:after="100" w:afterAutospacing="1"/>
              <w:rPr>
                <w:rFonts w:eastAsia="Times New Roman" w:cs="Times New Roman"/>
                <w:sz w:val="24"/>
                <w:szCs w:val="24"/>
                <w:lang w:eastAsia="en-IN"/>
              </w:rPr>
            </w:pPr>
            <w:r w:rsidRPr="00F963C3">
              <w:rPr>
                <w:rFonts w:eastAsia="Times New Roman" w:cs="Times New Roman"/>
                <w:sz w:val="24"/>
                <w:szCs w:val="24"/>
                <w:lang w:eastAsia="en-IN"/>
              </w:rPr>
              <w:t xml:space="preserve">Digitally sign the official form using a secure mobile OTP. </w:t>
            </w:r>
          </w:p>
          <w:p w14:paraId="6B3C64E4" w14:textId="025DAA3D" w:rsidR="00F963C3" w:rsidRPr="00007735" w:rsidRDefault="00F963C3" w:rsidP="00007735">
            <w:pPr>
              <w:pStyle w:val="ListParagraph"/>
              <w:numPr>
                <w:ilvl w:val="0"/>
                <w:numId w:val="30"/>
              </w:numPr>
              <w:spacing w:before="100" w:beforeAutospacing="1" w:after="100" w:afterAutospacing="1"/>
              <w:rPr>
                <w:rFonts w:eastAsia="Times New Roman" w:cs="Times New Roman"/>
                <w:sz w:val="24"/>
                <w:szCs w:val="24"/>
                <w:lang w:eastAsia="en-IN"/>
              </w:rPr>
            </w:pPr>
            <w:r w:rsidRPr="00007735">
              <w:rPr>
                <w:rFonts w:eastAsia="Times New Roman" w:cs="Times New Roman"/>
                <w:b/>
                <w:bCs/>
                <w:sz w:val="24"/>
                <w:szCs w:val="24"/>
                <w:lang w:eastAsia="en-IN"/>
              </w:rPr>
              <w:t xml:space="preserve"> Review &amp;</w:t>
            </w:r>
            <w:r w:rsidR="00392616">
              <w:rPr>
                <w:rFonts w:eastAsia="Times New Roman" w:cs="Times New Roman"/>
                <w:b/>
                <w:bCs/>
                <w:sz w:val="24"/>
                <w:szCs w:val="24"/>
                <w:lang w:eastAsia="en-IN"/>
              </w:rPr>
              <w:t xml:space="preserve"> Account Activation</w:t>
            </w:r>
          </w:p>
          <w:p w14:paraId="09D99312" w14:textId="77777777" w:rsidR="00B60749" w:rsidRDefault="00F963C3" w:rsidP="00B60749">
            <w:pPr>
              <w:numPr>
                <w:ilvl w:val="0"/>
                <w:numId w:val="29"/>
              </w:numPr>
              <w:spacing w:before="100" w:beforeAutospacing="1" w:after="100" w:afterAutospacing="1"/>
              <w:rPr>
                <w:rFonts w:eastAsia="Times New Roman" w:cs="Times New Roman"/>
                <w:sz w:val="24"/>
                <w:szCs w:val="24"/>
                <w:lang w:eastAsia="en-IN"/>
              </w:rPr>
            </w:pPr>
            <w:r w:rsidRPr="00F963C3">
              <w:rPr>
                <w:rFonts w:eastAsia="Times New Roman" w:cs="Times New Roman"/>
                <w:sz w:val="24"/>
                <w:szCs w:val="24"/>
                <w:lang w:eastAsia="en-IN"/>
              </w:rPr>
              <w:t xml:space="preserve">Our team will verify your digital application </w:t>
            </w:r>
            <w:r w:rsidR="00B60749">
              <w:rPr>
                <w:rFonts w:eastAsia="Times New Roman" w:cs="Times New Roman"/>
                <w:sz w:val="24"/>
                <w:szCs w:val="24"/>
                <w:lang w:eastAsia="en-IN"/>
              </w:rPr>
              <w:t>documents.</w:t>
            </w:r>
          </w:p>
          <w:p w14:paraId="19D26FB7" w14:textId="755C6DA9" w:rsidR="00302260" w:rsidRPr="0022618B" w:rsidRDefault="00392616" w:rsidP="00B60749">
            <w:pPr>
              <w:numPr>
                <w:ilvl w:val="0"/>
                <w:numId w:val="29"/>
              </w:numPr>
              <w:spacing w:before="100" w:beforeAutospacing="1" w:after="100" w:afterAutospacing="1"/>
              <w:rPr>
                <w:rFonts w:eastAsia="Times New Roman" w:cs="Times New Roman"/>
                <w:sz w:val="24"/>
                <w:szCs w:val="24"/>
                <w:lang w:eastAsia="en-IN"/>
              </w:rPr>
            </w:pPr>
            <w:r>
              <w:rPr>
                <w:rFonts w:eastAsia="Times New Roman" w:cs="Times New Roman"/>
                <w:sz w:val="24"/>
                <w:szCs w:val="24"/>
                <w:lang w:eastAsia="en-IN"/>
              </w:rPr>
              <w:t>Receive</w:t>
            </w:r>
            <w:r w:rsidR="00F963C3" w:rsidRPr="00F963C3">
              <w:rPr>
                <w:rFonts w:eastAsia="Times New Roman" w:cs="Times New Roman"/>
                <w:sz w:val="24"/>
                <w:szCs w:val="24"/>
                <w:lang w:eastAsia="en-IN"/>
              </w:rPr>
              <w:t xml:space="preserve"> your secure login details via email within 1–2 business days</w:t>
            </w:r>
            <w:r w:rsidR="00B60749">
              <w:rPr>
                <w:rFonts w:eastAsia="Times New Roman" w:cs="Times New Roman"/>
                <w:sz w:val="24"/>
                <w:szCs w:val="24"/>
                <w:lang w:eastAsia="en-IN"/>
              </w:rPr>
              <w:t>.</w:t>
            </w:r>
          </w:p>
        </w:tc>
      </w:tr>
      <w:tr w:rsidR="00DD0A04" w14:paraId="32CA2952" w14:textId="77777777" w:rsidTr="00DD0A04">
        <w:trPr>
          <w:trHeight w:val="1862"/>
        </w:trPr>
        <w:tc>
          <w:tcPr>
            <w:tcW w:w="5301" w:type="dxa"/>
          </w:tcPr>
          <w:p w14:paraId="648A44A2" w14:textId="77777777" w:rsidR="00DD0A04" w:rsidRDefault="00DD0A04" w:rsidP="00DD0A04">
            <w:pPr>
              <w:rPr>
                <w:b/>
              </w:rPr>
            </w:pPr>
            <w:r w:rsidRPr="00740110">
              <w:rPr>
                <w:b/>
              </w:rPr>
              <w:lastRenderedPageBreak/>
              <w:t>Meet Antara.</w:t>
            </w:r>
          </w:p>
          <w:p w14:paraId="2777F151" w14:textId="77777777" w:rsidR="00543695" w:rsidRDefault="00543695" w:rsidP="00DD0A04">
            <w:pPr>
              <w:rPr>
                <w:b/>
              </w:rPr>
            </w:pPr>
            <w:r>
              <w:rPr>
                <w:b/>
              </w:rPr>
              <w:t>6 features</w:t>
            </w:r>
            <w:r w:rsidR="007C01B7">
              <w:rPr>
                <w:b/>
              </w:rPr>
              <w:t xml:space="preserve"> –</w:t>
            </w:r>
            <w:r w:rsidR="0003623E">
              <w:rPr>
                <w:b/>
              </w:rPr>
              <w:t xml:space="preserve"> t</w:t>
            </w:r>
            <w:r w:rsidR="007C01B7">
              <w:rPr>
                <w:b/>
              </w:rPr>
              <w:t xml:space="preserve">o be added </w:t>
            </w:r>
          </w:p>
          <w:p w14:paraId="3F716A92" w14:textId="77777777" w:rsidR="00DD0A04" w:rsidRPr="00740110" w:rsidRDefault="00DD0A04" w:rsidP="00DD0A04">
            <w:pPr>
              <w:rPr>
                <w:b/>
              </w:rPr>
            </w:pPr>
          </w:p>
          <w:p w14:paraId="7D123B14" w14:textId="77777777" w:rsidR="00DD0A04" w:rsidRDefault="00DD0A04" w:rsidP="00DD0A04">
            <w:r>
              <w:t>Our Mobile and Web Application; targeted on assisting you into the right turns of your investment management journey. We are built on a foundation to evolve as and when the market demands it.</w:t>
            </w:r>
          </w:p>
          <w:p w14:paraId="3F715884" w14:textId="77777777" w:rsidR="00543695" w:rsidRDefault="00543695" w:rsidP="00DD0A04"/>
          <w:p w14:paraId="7A5D894E" w14:textId="77777777" w:rsidR="00543695" w:rsidRDefault="00804254" w:rsidP="00543695">
            <w:pPr>
              <w:rPr>
                <w:b/>
              </w:rPr>
            </w:pPr>
            <w:r>
              <w:rPr>
                <w:b/>
              </w:rPr>
              <w:t xml:space="preserve">CTA - </w:t>
            </w:r>
            <w:r w:rsidR="00543695" w:rsidRPr="00740110">
              <w:rPr>
                <w:b/>
              </w:rPr>
              <w:t>Download Now on Android or iOS</w:t>
            </w:r>
          </w:p>
          <w:p w14:paraId="71696EDE" w14:textId="77777777" w:rsidR="00543695" w:rsidRPr="00740110" w:rsidRDefault="00543695" w:rsidP="00DD0A04">
            <w:pPr>
              <w:rPr>
                <w:b/>
              </w:rPr>
            </w:pPr>
          </w:p>
        </w:tc>
        <w:tc>
          <w:tcPr>
            <w:tcW w:w="5757" w:type="dxa"/>
          </w:tcPr>
          <w:p w14:paraId="74CF2C76" w14:textId="77777777" w:rsidR="00DD0A04" w:rsidRDefault="00264420">
            <w:pPr>
              <w:rPr>
                <w:b/>
              </w:rPr>
            </w:pPr>
            <w:r w:rsidRPr="00264420">
              <w:rPr>
                <w:b/>
              </w:rPr>
              <w:t xml:space="preserve">Meet Antara: </w:t>
            </w:r>
            <w:commentRangeStart w:id="3"/>
            <w:commentRangeStart w:id="4"/>
            <w:r w:rsidRPr="00264420">
              <w:rPr>
                <w:b/>
              </w:rPr>
              <w:t>Your Smart Investment App</w:t>
            </w:r>
            <w:commentRangeEnd w:id="3"/>
            <w:r w:rsidR="001F763C">
              <w:rPr>
                <w:rStyle w:val="CommentReference"/>
              </w:rPr>
              <w:commentReference w:id="3"/>
            </w:r>
            <w:commentRangeEnd w:id="4"/>
            <w:r w:rsidR="009E4161">
              <w:rPr>
                <w:rStyle w:val="CommentReference"/>
              </w:rPr>
              <w:commentReference w:id="4"/>
            </w:r>
          </w:p>
          <w:p w14:paraId="4AE9A7C6" w14:textId="77777777" w:rsidR="007C01B7" w:rsidRDefault="007C01B7">
            <w:pPr>
              <w:rPr>
                <w:b/>
              </w:rPr>
            </w:pPr>
          </w:p>
          <w:p w14:paraId="56BC1C4A" w14:textId="6129F426" w:rsidR="005A07FD" w:rsidRDefault="005A07FD" w:rsidP="009A00A7">
            <w:r>
              <w:t>Track stocks, exec</w:t>
            </w:r>
            <w:r w:rsidR="00A46EEE">
              <w:t>ute trades, monitor your investments</w:t>
            </w:r>
            <w:r>
              <w:t>, and get real-time expert alerts — all from one app. Built for Indian investors who want professional-grade tools without the complexity.</w:t>
            </w:r>
          </w:p>
          <w:p w14:paraId="0F6243ED" w14:textId="77777777" w:rsidR="00804254" w:rsidRDefault="00804254" w:rsidP="007C01B7"/>
          <w:p w14:paraId="47D48DDD" w14:textId="77777777" w:rsidR="00804254" w:rsidRPr="00804254" w:rsidRDefault="00804254" w:rsidP="007C01B7">
            <w:pPr>
              <w:rPr>
                <w:b/>
              </w:rPr>
            </w:pPr>
            <w:r w:rsidRPr="00804254">
              <w:rPr>
                <w:b/>
              </w:rPr>
              <w:t>USP/ Features of Antara</w:t>
            </w:r>
          </w:p>
          <w:p w14:paraId="4053204E" w14:textId="77777777" w:rsidR="00804254" w:rsidRDefault="00804254" w:rsidP="009A00A7">
            <w:pPr>
              <w:shd w:val="clear" w:color="auto" w:fill="FFFFFF" w:themeFill="background1"/>
            </w:pPr>
          </w:p>
          <w:p w14:paraId="500B175E" w14:textId="77777777" w:rsidR="007C01B7" w:rsidRPr="0003623E" w:rsidRDefault="00A533C8" w:rsidP="009A00A7">
            <w:pPr>
              <w:pStyle w:val="ListParagraph"/>
              <w:numPr>
                <w:ilvl w:val="0"/>
                <w:numId w:val="22"/>
              </w:numPr>
              <w:shd w:val="clear" w:color="auto" w:fill="FFFFFF" w:themeFill="background1"/>
            </w:pPr>
            <w:r>
              <w:rPr>
                <w:bCs/>
              </w:rPr>
              <w:t>Trusted &amp; SEBI</w:t>
            </w:r>
            <w:r>
              <w:rPr>
                <w:bCs/>
              </w:rPr>
              <w:noBreakHyphen/>
              <w:t>Regulated</w:t>
            </w:r>
          </w:p>
          <w:p w14:paraId="548C527B" w14:textId="77777777" w:rsidR="007C01B7" w:rsidRPr="0003623E" w:rsidRDefault="007C01B7" w:rsidP="009A00A7">
            <w:pPr>
              <w:pStyle w:val="NormalWeb"/>
              <w:numPr>
                <w:ilvl w:val="0"/>
                <w:numId w:val="22"/>
              </w:numPr>
              <w:shd w:val="clear" w:color="auto" w:fill="FFFFFF" w:themeFill="background1"/>
              <w:rPr>
                <w:rFonts w:asciiTheme="minorHAnsi" w:eastAsiaTheme="minorHAnsi" w:hAnsiTheme="minorHAnsi" w:cstheme="minorBidi"/>
                <w:sz w:val="22"/>
                <w:szCs w:val="22"/>
                <w:lang w:eastAsia="en-US"/>
              </w:rPr>
            </w:pPr>
            <w:r w:rsidRPr="0003623E">
              <w:rPr>
                <w:rFonts w:asciiTheme="minorHAnsi" w:eastAsiaTheme="minorHAnsi" w:hAnsiTheme="minorHAnsi" w:cstheme="minorBidi"/>
                <w:sz w:val="22"/>
                <w:szCs w:val="22"/>
                <w:lang w:eastAsia="en-US"/>
              </w:rPr>
              <w:t>100% Digital &amp; paperless process</w:t>
            </w:r>
          </w:p>
          <w:p w14:paraId="264510A7" w14:textId="77777777" w:rsidR="007C01B7" w:rsidRPr="0003623E" w:rsidRDefault="007C01B7" w:rsidP="009A00A7">
            <w:pPr>
              <w:pStyle w:val="ListParagraph"/>
              <w:numPr>
                <w:ilvl w:val="0"/>
                <w:numId w:val="22"/>
              </w:numPr>
              <w:shd w:val="clear" w:color="auto" w:fill="FFFFFF" w:themeFill="background1"/>
              <w:jc w:val="both"/>
            </w:pPr>
            <w:r w:rsidRPr="0003623E">
              <w:t xml:space="preserve">Multiple Live reports in one place </w:t>
            </w:r>
          </w:p>
          <w:p w14:paraId="429C9396" w14:textId="77777777" w:rsidR="007C01B7" w:rsidRPr="0003623E" w:rsidRDefault="007C01B7" w:rsidP="009A00A7">
            <w:pPr>
              <w:pStyle w:val="ListParagraph"/>
              <w:numPr>
                <w:ilvl w:val="0"/>
                <w:numId w:val="22"/>
              </w:numPr>
              <w:shd w:val="clear" w:color="auto" w:fill="FFFFFF" w:themeFill="background1"/>
              <w:jc w:val="both"/>
            </w:pPr>
            <w:r w:rsidRPr="0003623E">
              <w:t xml:space="preserve">High performance trade chart </w:t>
            </w:r>
          </w:p>
          <w:p w14:paraId="0BD6AED2" w14:textId="77777777" w:rsidR="007C01B7" w:rsidRPr="0003623E" w:rsidRDefault="007C01B7" w:rsidP="009A00A7">
            <w:pPr>
              <w:pStyle w:val="ListParagraph"/>
              <w:numPr>
                <w:ilvl w:val="0"/>
                <w:numId w:val="22"/>
              </w:numPr>
              <w:shd w:val="clear" w:color="auto" w:fill="FFFFFF" w:themeFill="background1"/>
              <w:jc w:val="both"/>
            </w:pPr>
            <w:r w:rsidRPr="0003623E">
              <w:t xml:space="preserve">Smart dash board and Market analytics </w:t>
            </w:r>
          </w:p>
          <w:p w14:paraId="45FD7326" w14:textId="77777777" w:rsidR="007C01B7" w:rsidRPr="0003623E" w:rsidRDefault="007C01B7" w:rsidP="009A00A7">
            <w:pPr>
              <w:pStyle w:val="NormalWeb"/>
              <w:numPr>
                <w:ilvl w:val="0"/>
                <w:numId w:val="22"/>
              </w:numPr>
              <w:shd w:val="clear" w:color="auto" w:fill="FFFFFF" w:themeFill="background1"/>
              <w:rPr>
                <w:rFonts w:asciiTheme="minorHAnsi" w:eastAsiaTheme="minorHAnsi" w:hAnsiTheme="minorHAnsi" w:cstheme="minorBidi"/>
                <w:sz w:val="22"/>
                <w:szCs w:val="22"/>
                <w:lang w:eastAsia="en-US"/>
              </w:rPr>
            </w:pPr>
            <w:r w:rsidRPr="0003623E">
              <w:rPr>
                <w:rFonts w:asciiTheme="minorHAnsi" w:eastAsiaTheme="minorHAnsi" w:hAnsiTheme="minorHAnsi" w:cstheme="minorBidi"/>
                <w:sz w:val="22"/>
                <w:szCs w:val="22"/>
                <w:lang w:eastAsia="en-US"/>
              </w:rPr>
              <w:t>Thematic baskets – curated for new investors</w:t>
            </w:r>
          </w:p>
          <w:p w14:paraId="27374FE0" w14:textId="77777777" w:rsidR="007C01B7" w:rsidRDefault="00804254" w:rsidP="007C01B7">
            <w:pPr>
              <w:rPr>
                <w:b/>
              </w:rPr>
            </w:pPr>
            <w:r>
              <w:rPr>
                <w:b/>
              </w:rPr>
              <w:t xml:space="preserve">CTA - </w:t>
            </w:r>
            <w:r w:rsidR="007C01B7" w:rsidRPr="00740110">
              <w:rPr>
                <w:b/>
              </w:rPr>
              <w:t>Download Now on Android or iOS</w:t>
            </w:r>
          </w:p>
          <w:p w14:paraId="0FFFFA67" w14:textId="77777777" w:rsidR="007C01B7" w:rsidRPr="007C01B7" w:rsidRDefault="007C01B7" w:rsidP="007C01B7">
            <w:pPr>
              <w:rPr>
                <w:b/>
              </w:rPr>
            </w:pPr>
            <w:r>
              <w:rPr>
                <w:b/>
              </w:rPr>
              <w:t>(or)</w:t>
            </w:r>
          </w:p>
          <w:p w14:paraId="6A35F378" w14:textId="77777777" w:rsidR="007C01B7" w:rsidRPr="00264420" w:rsidRDefault="007C01B7" w:rsidP="007C01B7">
            <w:pPr>
              <w:rPr>
                <w:b/>
              </w:rPr>
            </w:pPr>
            <w:r w:rsidRPr="007C01B7">
              <w:rPr>
                <w:b/>
              </w:rPr>
              <w:t>[ Get it for Android ]      [ Get it for Apple iOS ]</w:t>
            </w:r>
          </w:p>
        </w:tc>
      </w:tr>
      <w:tr w:rsidR="00DD0A04" w14:paraId="1F3A6EA0" w14:textId="77777777" w:rsidTr="00DD0A04">
        <w:trPr>
          <w:trHeight w:val="1862"/>
        </w:trPr>
        <w:tc>
          <w:tcPr>
            <w:tcW w:w="5301" w:type="dxa"/>
          </w:tcPr>
          <w:p w14:paraId="10A009C1" w14:textId="77777777" w:rsidR="00DD0A04" w:rsidRPr="00740110" w:rsidRDefault="00DD0A04" w:rsidP="00DD0A04">
            <w:pPr>
              <w:rPr>
                <w:b/>
              </w:rPr>
            </w:pPr>
          </w:p>
          <w:p w14:paraId="66A2F838" w14:textId="77777777" w:rsidR="00DD0A04" w:rsidRDefault="00DD0A04" w:rsidP="00DD0A04">
            <w:r>
              <w:t xml:space="preserve">₹0 - Account Opening Charges - For Trading and </w:t>
            </w:r>
            <w:proofErr w:type="spellStart"/>
            <w:r>
              <w:t>Demat</w:t>
            </w:r>
            <w:proofErr w:type="spellEnd"/>
            <w:r>
              <w:t xml:space="preserve"> Accounts</w:t>
            </w:r>
          </w:p>
          <w:p w14:paraId="151964A6" w14:textId="77777777" w:rsidR="00DD0A04" w:rsidRDefault="00DD0A04" w:rsidP="00DD0A04">
            <w:r>
              <w:t>₹</w:t>
            </w:r>
            <w:proofErr w:type="gramStart"/>
            <w:r>
              <w:t>0  -</w:t>
            </w:r>
            <w:proofErr w:type="gramEnd"/>
            <w:r>
              <w:t xml:space="preserve"> Annual Maintenance Charges -  For Trading and </w:t>
            </w:r>
            <w:proofErr w:type="spellStart"/>
            <w:r>
              <w:t>Demat</w:t>
            </w:r>
            <w:proofErr w:type="spellEnd"/>
            <w:r>
              <w:t xml:space="preserve"> Accounts</w:t>
            </w:r>
          </w:p>
          <w:p w14:paraId="0A36E1CA" w14:textId="77777777" w:rsidR="00DD0A04" w:rsidRDefault="00DD0A04" w:rsidP="00DD0A04">
            <w:r>
              <w:t xml:space="preserve">₹0 0.5%- For Buy </w:t>
            </w:r>
            <w:proofErr w:type="gramStart"/>
            <w:r>
              <w:t>And</w:t>
            </w:r>
            <w:proofErr w:type="gramEnd"/>
            <w:r>
              <w:t xml:space="preserve"> Sell Transactions - For Trading and </w:t>
            </w:r>
            <w:proofErr w:type="spellStart"/>
            <w:r>
              <w:t>Demat</w:t>
            </w:r>
            <w:proofErr w:type="spellEnd"/>
            <w:r>
              <w:t xml:space="preserve"> Ac</w:t>
            </w:r>
          </w:p>
          <w:p w14:paraId="7680BFAC" w14:textId="77777777" w:rsidR="00DD0A04" w:rsidRPr="00740110" w:rsidRDefault="00DD0A04" w:rsidP="00DD0A04">
            <w:pPr>
              <w:rPr>
                <w:b/>
              </w:rPr>
            </w:pPr>
          </w:p>
        </w:tc>
        <w:tc>
          <w:tcPr>
            <w:tcW w:w="5757" w:type="dxa"/>
          </w:tcPr>
          <w:p w14:paraId="444619A7" w14:textId="77777777" w:rsidR="00804254" w:rsidRDefault="00804254" w:rsidP="00804254">
            <w:commentRangeStart w:id="5"/>
            <w:r w:rsidRPr="0003623E">
              <w:rPr>
                <w:b/>
              </w:rPr>
              <w:t>₹0 - Account Opening Charges</w:t>
            </w:r>
            <w:r>
              <w:t xml:space="preserve"> - For Trading and </w:t>
            </w:r>
            <w:proofErr w:type="spellStart"/>
            <w:r>
              <w:t>Demat</w:t>
            </w:r>
            <w:proofErr w:type="spellEnd"/>
            <w:r>
              <w:t xml:space="preserve"> Accounts</w:t>
            </w:r>
          </w:p>
          <w:p w14:paraId="5052F25C" w14:textId="77777777" w:rsidR="00804254" w:rsidRDefault="00804254" w:rsidP="00804254">
            <w:r w:rsidRPr="0003623E">
              <w:rPr>
                <w:b/>
              </w:rPr>
              <w:t>₹</w:t>
            </w:r>
            <w:proofErr w:type="gramStart"/>
            <w:r w:rsidRPr="0003623E">
              <w:rPr>
                <w:b/>
              </w:rPr>
              <w:t>0  -</w:t>
            </w:r>
            <w:proofErr w:type="gramEnd"/>
            <w:r w:rsidRPr="0003623E">
              <w:rPr>
                <w:b/>
              </w:rPr>
              <w:t xml:space="preserve"> Annual Maintenance Charges</w:t>
            </w:r>
            <w:r>
              <w:t xml:space="preserve"> -  For Trading and </w:t>
            </w:r>
            <w:proofErr w:type="spellStart"/>
            <w:r>
              <w:t>Demat</w:t>
            </w:r>
            <w:proofErr w:type="spellEnd"/>
            <w:r>
              <w:t xml:space="preserve"> Accounts</w:t>
            </w:r>
          </w:p>
          <w:p w14:paraId="19289355" w14:textId="77777777" w:rsidR="00804254" w:rsidRDefault="00804254" w:rsidP="00804254">
            <w:r w:rsidRPr="0003623E">
              <w:rPr>
                <w:b/>
              </w:rPr>
              <w:t>₹0 0.5%- For Buy And Sell Transactions</w:t>
            </w:r>
            <w:r>
              <w:t xml:space="preserve"> - For Trading and </w:t>
            </w:r>
            <w:proofErr w:type="spellStart"/>
            <w:r>
              <w:t>Demat</w:t>
            </w:r>
            <w:proofErr w:type="spellEnd"/>
            <w:r>
              <w:t xml:space="preserve"> Ac</w:t>
            </w:r>
            <w:commentRangeEnd w:id="5"/>
            <w:r w:rsidR="00A46EEE">
              <w:rPr>
                <w:rStyle w:val="CommentReference"/>
              </w:rPr>
              <w:commentReference w:id="5"/>
            </w:r>
          </w:p>
          <w:p w14:paraId="44A8EA89" w14:textId="77777777" w:rsidR="00DD0A04" w:rsidRDefault="00DD0A04"/>
        </w:tc>
      </w:tr>
      <w:tr w:rsidR="00DD0A04" w14:paraId="79AB2FEC" w14:textId="77777777" w:rsidTr="00DD0A04">
        <w:trPr>
          <w:trHeight w:val="1862"/>
        </w:trPr>
        <w:tc>
          <w:tcPr>
            <w:tcW w:w="5301" w:type="dxa"/>
          </w:tcPr>
          <w:p w14:paraId="1FB2B656" w14:textId="77777777" w:rsidR="00CA7380" w:rsidRDefault="00CA7380" w:rsidP="00CA7380">
            <w:pPr>
              <w:rPr>
                <w:b/>
              </w:rPr>
            </w:pPr>
            <w:r w:rsidRPr="00C55287">
              <w:rPr>
                <w:b/>
              </w:rPr>
              <w:t xml:space="preserve">Need A Clearer Direction? </w:t>
            </w:r>
          </w:p>
          <w:p w14:paraId="2609BC4A" w14:textId="77777777" w:rsidR="00CA7380" w:rsidRPr="00C55287" w:rsidRDefault="00CA7380" w:rsidP="00CA7380">
            <w:pPr>
              <w:rPr>
                <w:b/>
              </w:rPr>
            </w:pPr>
          </w:p>
          <w:p w14:paraId="5E891B74" w14:textId="77777777" w:rsidR="00804254" w:rsidRPr="00804254" w:rsidRDefault="00CA7380" w:rsidP="00CA7380">
            <w:pPr>
              <w:rPr>
                <w:b/>
              </w:rPr>
            </w:pPr>
            <w:r>
              <w:t xml:space="preserve">Let’s get in touch on a 15-Minute call where we would be able to answer any questions you may have. Our Advisor will additionally help map your wealth mix and demonstrate what a dedicated advisor would do differently. </w:t>
            </w:r>
          </w:p>
          <w:p w14:paraId="4CEF104D" w14:textId="77777777" w:rsidR="00DD0A04" w:rsidRPr="0003623E" w:rsidRDefault="00804254" w:rsidP="0003623E">
            <w:pPr>
              <w:rPr>
                <w:b/>
              </w:rPr>
            </w:pPr>
            <w:r w:rsidRPr="00804254">
              <w:rPr>
                <w:b/>
              </w:rPr>
              <w:t xml:space="preserve">CTA- </w:t>
            </w:r>
            <w:r w:rsidR="00CA7380" w:rsidRPr="00804254">
              <w:rPr>
                <w:b/>
              </w:rPr>
              <w:t>Book A Discovery Call.</w:t>
            </w:r>
          </w:p>
        </w:tc>
        <w:tc>
          <w:tcPr>
            <w:tcW w:w="5757" w:type="dxa"/>
          </w:tcPr>
          <w:p w14:paraId="0A5127AD" w14:textId="77777777" w:rsidR="00804254" w:rsidRDefault="00804254" w:rsidP="00804254">
            <w:pPr>
              <w:rPr>
                <w:b/>
              </w:rPr>
            </w:pPr>
            <w:r w:rsidRPr="00804254">
              <w:rPr>
                <w:b/>
              </w:rPr>
              <w:t xml:space="preserve">Still Have Questions? </w:t>
            </w:r>
          </w:p>
          <w:p w14:paraId="666BD92F" w14:textId="77777777" w:rsidR="0003623E" w:rsidRPr="00804254" w:rsidRDefault="0003623E" w:rsidP="00804254">
            <w:pPr>
              <w:rPr>
                <w:b/>
              </w:rPr>
            </w:pPr>
          </w:p>
          <w:p w14:paraId="5277C8E6" w14:textId="77777777" w:rsidR="00804254" w:rsidRPr="0003623E" w:rsidRDefault="00804254" w:rsidP="00804254">
            <w:r w:rsidRPr="0003623E">
              <w:t>Book a free 15-minute discovery call with a friendly wealth expert. We will answer your doubts, help you understand your risk comfort, and show you how a dedicated advisor can fast-track your wealth creation.</w:t>
            </w:r>
          </w:p>
          <w:p w14:paraId="5862FDD0" w14:textId="77777777" w:rsidR="0003623E" w:rsidRDefault="0003623E" w:rsidP="00804254">
            <w:pPr>
              <w:rPr>
                <w:b/>
              </w:rPr>
            </w:pPr>
          </w:p>
          <w:p w14:paraId="68B001BB" w14:textId="77777777" w:rsidR="00804254" w:rsidRPr="00804254" w:rsidRDefault="0003623E" w:rsidP="00804254">
            <w:pPr>
              <w:rPr>
                <w:b/>
              </w:rPr>
            </w:pPr>
            <w:r>
              <w:rPr>
                <w:b/>
              </w:rPr>
              <w:t xml:space="preserve">CTA - </w:t>
            </w:r>
            <w:r w:rsidR="00804254" w:rsidRPr="00804254">
              <w:rPr>
                <w:b/>
              </w:rPr>
              <w:t xml:space="preserve">[ </w:t>
            </w:r>
            <w:r>
              <w:rPr>
                <w:b/>
              </w:rPr>
              <w:t xml:space="preserve">Book a </w:t>
            </w:r>
            <w:r w:rsidR="00A533C8">
              <w:rPr>
                <w:b/>
              </w:rPr>
              <w:t>Discovery Call</w:t>
            </w:r>
            <w:r w:rsidR="00804254" w:rsidRPr="00804254">
              <w:rPr>
                <w:b/>
              </w:rPr>
              <w:t>]</w:t>
            </w:r>
          </w:p>
          <w:p w14:paraId="433F55B9" w14:textId="77777777" w:rsidR="00804254" w:rsidRDefault="00804254" w:rsidP="00804254">
            <w:pPr>
              <w:rPr>
                <w:b/>
              </w:rPr>
            </w:pPr>
          </w:p>
          <w:p w14:paraId="6FC87E89" w14:textId="77777777" w:rsidR="00804254" w:rsidRDefault="00804254" w:rsidP="00804254"/>
        </w:tc>
      </w:tr>
      <w:tr w:rsidR="0003623E" w14:paraId="58A08DB9" w14:textId="77777777" w:rsidTr="00DD0A04">
        <w:trPr>
          <w:trHeight w:val="1862"/>
        </w:trPr>
        <w:tc>
          <w:tcPr>
            <w:tcW w:w="5301" w:type="dxa"/>
          </w:tcPr>
          <w:p w14:paraId="375A6F24" w14:textId="77777777" w:rsidR="0003623E" w:rsidRDefault="0003623E" w:rsidP="0003623E">
            <w:pPr>
              <w:rPr>
                <w:b/>
              </w:rPr>
            </w:pPr>
            <w:r w:rsidRPr="00C55287">
              <w:rPr>
                <w:b/>
              </w:rPr>
              <w:lastRenderedPageBreak/>
              <w:t>FAQs</w:t>
            </w:r>
          </w:p>
          <w:p w14:paraId="23667C0A" w14:textId="77777777" w:rsidR="0003623E" w:rsidRDefault="0003623E" w:rsidP="0003623E">
            <w:pPr>
              <w:rPr>
                <w:b/>
              </w:rPr>
            </w:pPr>
          </w:p>
          <w:p w14:paraId="2DB15BCF" w14:textId="77777777" w:rsidR="0003623E" w:rsidRDefault="0003623E" w:rsidP="0003623E">
            <w:pPr>
              <w:pStyle w:val="ListParagraph"/>
              <w:numPr>
                <w:ilvl w:val="0"/>
                <w:numId w:val="8"/>
              </w:numPr>
            </w:pPr>
            <w:r>
              <w:t xml:space="preserve">What is a </w:t>
            </w:r>
            <w:proofErr w:type="spellStart"/>
            <w:r>
              <w:t>Demat</w:t>
            </w:r>
            <w:proofErr w:type="spellEnd"/>
            <w:r>
              <w:t xml:space="preserve"> Account? </w:t>
            </w:r>
          </w:p>
          <w:p w14:paraId="081BD551" w14:textId="77777777" w:rsidR="0003623E" w:rsidRDefault="0003623E" w:rsidP="0003623E">
            <w:pPr>
              <w:pStyle w:val="ListParagraph"/>
              <w:numPr>
                <w:ilvl w:val="0"/>
                <w:numId w:val="8"/>
              </w:numPr>
            </w:pPr>
            <w:r>
              <w:t xml:space="preserve">What are the benefits of a </w:t>
            </w:r>
            <w:proofErr w:type="spellStart"/>
            <w:r>
              <w:t>Demat</w:t>
            </w:r>
            <w:proofErr w:type="spellEnd"/>
            <w:r>
              <w:t xml:space="preserve"> Account? </w:t>
            </w:r>
          </w:p>
          <w:p w14:paraId="2ED331FC" w14:textId="77777777" w:rsidR="0003623E" w:rsidRDefault="0003623E" w:rsidP="0003623E">
            <w:pPr>
              <w:pStyle w:val="ListParagraph"/>
              <w:numPr>
                <w:ilvl w:val="0"/>
                <w:numId w:val="8"/>
              </w:numPr>
            </w:pPr>
            <w:r>
              <w:t xml:space="preserve">What are the brokerage charges for options trading with </w:t>
            </w:r>
            <w:proofErr w:type="spellStart"/>
            <w:r>
              <w:t>Shriram</w:t>
            </w:r>
            <w:proofErr w:type="spellEnd"/>
            <w:r>
              <w:t xml:space="preserve"> Securities? </w:t>
            </w:r>
          </w:p>
          <w:p w14:paraId="773154CE" w14:textId="77777777" w:rsidR="0003623E" w:rsidRDefault="0003623E" w:rsidP="0003623E">
            <w:pPr>
              <w:pStyle w:val="ListParagraph"/>
            </w:pPr>
            <w:r>
              <w:t xml:space="preserve">Brokerage charges for options trading are structured to be competitive and straightforward. </w:t>
            </w:r>
            <w:proofErr w:type="spellStart"/>
            <w:r>
              <w:t>Shriram</w:t>
            </w:r>
            <w:proofErr w:type="spellEnd"/>
            <w:r>
              <w:t xml:space="preserve"> Securities charges a flat fee of ₹20 per executed order for options trading. To further understand and calculate the total costs, including brokerage, taxes, and other fees, you can use the Brokerage Calculator. This tool helps you estimate the net profit or loss on your trades by accounting for all applicable charges. </w:t>
            </w:r>
          </w:p>
          <w:p w14:paraId="3A8F4EE2" w14:textId="77777777" w:rsidR="0003623E" w:rsidRDefault="0003623E" w:rsidP="0003623E">
            <w:pPr>
              <w:pStyle w:val="ListParagraph"/>
              <w:numPr>
                <w:ilvl w:val="0"/>
                <w:numId w:val="8"/>
              </w:numPr>
            </w:pPr>
            <w:r>
              <w:t xml:space="preserve">Are there any charges associated with the </w:t>
            </w:r>
            <w:proofErr w:type="spellStart"/>
            <w:r>
              <w:t>Demat</w:t>
            </w:r>
            <w:proofErr w:type="spellEnd"/>
            <w:r>
              <w:t xml:space="preserve"> Account? </w:t>
            </w:r>
          </w:p>
          <w:p w14:paraId="26D20B3F" w14:textId="77777777" w:rsidR="0003623E" w:rsidRDefault="0003623E" w:rsidP="0003623E">
            <w:pPr>
              <w:pStyle w:val="ListParagraph"/>
              <w:numPr>
                <w:ilvl w:val="0"/>
                <w:numId w:val="8"/>
              </w:numPr>
            </w:pPr>
            <w:r>
              <w:t xml:space="preserve">What is Intraday brokerage and Option brokerage? </w:t>
            </w:r>
          </w:p>
          <w:p w14:paraId="63062CE0" w14:textId="77777777" w:rsidR="0003623E" w:rsidRDefault="0003623E" w:rsidP="0003623E">
            <w:pPr>
              <w:pStyle w:val="ListParagraph"/>
              <w:numPr>
                <w:ilvl w:val="0"/>
                <w:numId w:val="8"/>
              </w:numPr>
            </w:pPr>
            <w:r>
              <w:t xml:space="preserve">Can I have multiple </w:t>
            </w:r>
            <w:proofErr w:type="spellStart"/>
            <w:r>
              <w:t>Demat</w:t>
            </w:r>
            <w:proofErr w:type="spellEnd"/>
            <w:r>
              <w:t xml:space="preserve"> Accounts? Need A Clearer Direction? </w:t>
            </w:r>
          </w:p>
          <w:p w14:paraId="7EF48807" w14:textId="77777777" w:rsidR="0003623E" w:rsidRPr="00C55287" w:rsidRDefault="0003623E" w:rsidP="0003623E">
            <w:pPr>
              <w:pStyle w:val="ListParagraph"/>
              <w:numPr>
                <w:ilvl w:val="0"/>
                <w:numId w:val="8"/>
              </w:numPr>
              <w:rPr>
                <w:b/>
              </w:rPr>
            </w:pPr>
            <w:r>
              <w:t xml:space="preserve">Is a </w:t>
            </w:r>
            <w:proofErr w:type="spellStart"/>
            <w:r>
              <w:t>Demat</w:t>
            </w:r>
            <w:proofErr w:type="spellEnd"/>
            <w:r>
              <w:t xml:space="preserve"> Account mandatory for applying for an IPO</w:t>
            </w:r>
          </w:p>
          <w:p w14:paraId="06138203" w14:textId="77777777" w:rsidR="0003623E" w:rsidRPr="00740110" w:rsidRDefault="0003623E" w:rsidP="0003623E">
            <w:pPr>
              <w:rPr>
                <w:b/>
              </w:rPr>
            </w:pPr>
          </w:p>
        </w:tc>
        <w:tc>
          <w:tcPr>
            <w:tcW w:w="5757" w:type="dxa"/>
          </w:tcPr>
          <w:p w14:paraId="0C7C707D" w14:textId="7FC3DF85" w:rsidR="0003623E" w:rsidRDefault="009E4161" w:rsidP="0003623E">
            <w:pPr>
              <w:rPr>
                <w:b/>
              </w:rPr>
            </w:pPr>
            <w:r>
              <w:rPr>
                <w:b/>
              </w:rPr>
              <w:t>Got Questions?</w:t>
            </w:r>
          </w:p>
          <w:p w14:paraId="0DB8BBC8" w14:textId="77777777" w:rsidR="009E4161" w:rsidRPr="0003623E" w:rsidRDefault="009E4161" w:rsidP="0003623E">
            <w:pPr>
              <w:rPr>
                <w:b/>
              </w:rPr>
            </w:pPr>
          </w:p>
          <w:p w14:paraId="1CF42F39" w14:textId="77777777" w:rsidR="0003623E" w:rsidRPr="0003623E" w:rsidRDefault="0003623E" w:rsidP="0003623E">
            <w:pPr>
              <w:pStyle w:val="ListParagraph"/>
              <w:numPr>
                <w:ilvl w:val="0"/>
                <w:numId w:val="24"/>
              </w:numPr>
              <w:spacing w:after="160" w:line="259" w:lineRule="auto"/>
              <w:rPr>
                <w:b/>
              </w:rPr>
            </w:pPr>
            <w:r w:rsidRPr="0003623E">
              <w:rPr>
                <w:b/>
              </w:rPr>
              <w:t xml:space="preserve">What is a </w:t>
            </w:r>
            <w:proofErr w:type="spellStart"/>
            <w:r w:rsidRPr="0003623E">
              <w:rPr>
                <w:b/>
              </w:rPr>
              <w:t>Demat</w:t>
            </w:r>
            <w:proofErr w:type="spellEnd"/>
            <w:r w:rsidRPr="0003623E">
              <w:rPr>
                <w:b/>
              </w:rPr>
              <w:t xml:space="preserve"> Account? </w:t>
            </w:r>
          </w:p>
          <w:p w14:paraId="5EC45FF1" w14:textId="77777777" w:rsidR="0003623E" w:rsidRDefault="0003623E" w:rsidP="0003623E">
            <w:r>
              <w:t xml:space="preserve">A </w:t>
            </w:r>
            <w:proofErr w:type="spellStart"/>
            <w:r>
              <w:t>Demat</w:t>
            </w:r>
            <w:proofErr w:type="spellEnd"/>
            <w:r>
              <w:t xml:space="preserve"> Account holds your financial shares, mutual funds, and bonds safely in an electronic format. It is mandatory for trading in the Indian stock market.</w:t>
            </w:r>
          </w:p>
          <w:p w14:paraId="2EA19045" w14:textId="77777777" w:rsidR="0003623E" w:rsidRDefault="0003623E" w:rsidP="0003623E"/>
          <w:p w14:paraId="07287A3E" w14:textId="77777777" w:rsidR="0003623E" w:rsidRPr="0003623E" w:rsidRDefault="0003623E" w:rsidP="0003623E">
            <w:pPr>
              <w:pStyle w:val="ListParagraph"/>
              <w:numPr>
                <w:ilvl w:val="0"/>
                <w:numId w:val="24"/>
              </w:numPr>
              <w:rPr>
                <w:b/>
              </w:rPr>
            </w:pPr>
            <w:r w:rsidRPr="0003623E">
              <w:rPr>
                <w:b/>
              </w:rPr>
              <w:t xml:space="preserve">What are the benefits of a </w:t>
            </w:r>
            <w:proofErr w:type="spellStart"/>
            <w:r w:rsidRPr="0003623E">
              <w:rPr>
                <w:b/>
              </w:rPr>
              <w:t>Demat</w:t>
            </w:r>
            <w:proofErr w:type="spellEnd"/>
            <w:r w:rsidRPr="0003623E">
              <w:rPr>
                <w:b/>
              </w:rPr>
              <w:t xml:space="preserve"> Account?</w:t>
            </w:r>
          </w:p>
          <w:p w14:paraId="36E64177" w14:textId="77777777" w:rsidR="0003623E" w:rsidRPr="0003623E" w:rsidRDefault="0003623E" w:rsidP="0003623E"/>
          <w:p w14:paraId="3A6A3AC3" w14:textId="77777777" w:rsidR="0003623E" w:rsidRDefault="0003623E" w:rsidP="0003623E">
            <w:r w:rsidRPr="0003623E">
              <w:t xml:space="preserve">A </w:t>
            </w:r>
            <w:proofErr w:type="spellStart"/>
            <w:r w:rsidRPr="0003623E">
              <w:t>Demat</w:t>
            </w:r>
            <w:proofErr w:type="spellEnd"/>
            <w:r w:rsidRPr="0003623E">
              <w:t xml:space="preserve"> account completely eliminates the risk of theft, loss, or damage to physical paper certificates. It enables instant, one-click online buying and selling of shares, reduces paperwork, and ensures all your investments are visible in one secure place</w:t>
            </w:r>
            <w:r>
              <w:t>.</w:t>
            </w:r>
          </w:p>
          <w:p w14:paraId="185D1E17" w14:textId="77777777" w:rsidR="0003623E" w:rsidRDefault="0003623E" w:rsidP="0003623E"/>
          <w:p w14:paraId="0C9DA190" w14:textId="0E3A424F" w:rsidR="009E4161" w:rsidRPr="009A00A7" w:rsidRDefault="0003623E" w:rsidP="009A00A7">
            <w:pPr>
              <w:pStyle w:val="ListParagraph"/>
              <w:numPr>
                <w:ilvl w:val="0"/>
                <w:numId w:val="24"/>
              </w:numPr>
              <w:rPr>
                <w:b/>
              </w:rPr>
            </w:pPr>
            <w:r w:rsidRPr="009A00A7">
              <w:rPr>
                <w:b/>
              </w:rPr>
              <w:t xml:space="preserve">What are the brokerage charges for options trading with </w:t>
            </w:r>
            <w:proofErr w:type="spellStart"/>
            <w:r w:rsidRPr="009A00A7">
              <w:rPr>
                <w:b/>
              </w:rPr>
              <w:t>Shriram</w:t>
            </w:r>
            <w:proofErr w:type="spellEnd"/>
            <w:r w:rsidRPr="009A00A7">
              <w:rPr>
                <w:b/>
              </w:rPr>
              <w:t xml:space="preserve"> Securities?</w:t>
            </w:r>
          </w:p>
          <w:p w14:paraId="4291916D" w14:textId="12F30CFC" w:rsidR="009E4161" w:rsidRDefault="009E4161" w:rsidP="009E4161">
            <w:r w:rsidRPr="00DC3128">
              <w:t xml:space="preserve">Brokerage charges for options trading are structured to be competitive and straightforward. </w:t>
            </w:r>
            <w:proofErr w:type="spellStart"/>
            <w:r w:rsidRPr="00DC3128">
              <w:t>Shriram</w:t>
            </w:r>
            <w:proofErr w:type="spellEnd"/>
            <w:r w:rsidRPr="00DC3128">
              <w:t xml:space="preserve"> Securities charges a flat fee of ₹20 per executed order for options trading. To further understand and calculate the total costs, including brokerage, taxes, and other fees, you can use the Brokerage Calculator. This tool helps you estimate the net profit or loss on your trades by accounting for all applicable charges.</w:t>
            </w:r>
          </w:p>
          <w:p w14:paraId="1145D7AC" w14:textId="77777777" w:rsidR="009E4161" w:rsidRDefault="009E4161" w:rsidP="009E4161"/>
          <w:p w14:paraId="0BA3B254" w14:textId="15FD6C8F" w:rsidR="00006EEE" w:rsidRDefault="00006EEE" w:rsidP="00006EEE">
            <w:pPr>
              <w:pStyle w:val="ListParagraph"/>
              <w:numPr>
                <w:ilvl w:val="0"/>
                <w:numId w:val="24"/>
              </w:numPr>
              <w:rPr>
                <w:b/>
              </w:rPr>
            </w:pPr>
            <w:r w:rsidRPr="00006EEE">
              <w:rPr>
                <w:b/>
              </w:rPr>
              <w:t xml:space="preserve">Are </w:t>
            </w:r>
            <w:r w:rsidRPr="00006EEE">
              <w:rPr>
                <w:b/>
              </w:rPr>
              <w:t xml:space="preserve">there any charges associated with the </w:t>
            </w:r>
            <w:proofErr w:type="spellStart"/>
            <w:r w:rsidRPr="00006EEE">
              <w:rPr>
                <w:b/>
              </w:rPr>
              <w:t>Demat</w:t>
            </w:r>
            <w:proofErr w:type="spellEnd"/>
            <w:r w:rsidRPr="00006EEE">
              <w:rPr>
                <w:b/>
              </w:rPr>
              <w:t xml:space="preserve"> Account?</w:t>
            </w:r>
          </w:p>
          <w:p w14:paraId="71F30426" w14:textId="65009954" w:rsidR="009E4161" w:rsidRDefault="009E4161" w:rsidP="009E4161">
            <w:pPr>
              <w:rPr>
                <w:ins w:id="6" w:author="N V Anitha" w:date="2026-06-12T18:24:00Z"/>
              </w:rPr>
            </w:pPr>
            <w:r w:rsidRPr="00DC3128">
              <w:t xml:space="preserve">Account opening and Annual Maintenance Charges (AMC) are ₹0 for both Trading and </w:t>
            </w:r>
            <w:proofErr w:type="spellStart"/>
            <w:r w:rsidRPr="00DC3128">
              <w:t>Demat</w:t>
            </w:r>
            <w:proofErr w:type="spellEnd"/>
            <w:r w:rsidRPr="00DC3128">
              <w:t xml:space="preserve"> Accounts. Standard SEBI and exchange-mandated statutory charges (STT, exchange transaction charges, GST, SEBI fees) apply to all trades as per regulations.</w:t>
            </w:r>
          </w:p>
          <w:p w14:paraId="630720DA" w14:textId="77777777" w:rsidR="00A46EEE" w:rsidRDefault="00A46EEE" w:rsidP="009E4161"/>
          <w:p w14:paraId="6864E447" w14:textId="77777777" w:rsidR="00006EEE" w:rsidRPr="00A46EEE" w:rsidRDefault="00006EEE" w:rsidP="009A00A7">
            <w:pPr>
              <w:pStyle w:val="ListParagraph"/>
              <w:numPr>
                <w:ilvl w:val="0"/>
                <w:numId w:val="24"/>
              </w:numPr>
              <w:rPr>
                <w:b/>
              </w:rPr>
            </w:pPr>
            <w:r w:rsidRPr="00A46EEE">
              <w:rPr>
                <w:b/>
              </w:rPr>
              <w:t>What is Intraday brokerage and Option brokerage?</w:t>
            </w:r>
          </w:p>
          <w:p w14:paraId="01967647" w14:textId="77777777" w:rsidR="00006EEE" w:rsidRDefault="00006EEE" w:rsidP="00006EEE"/>
          <w:p w14:paraId="04442649" w14:textId="77777777" w:rsidR="00006EEE" w:rsidRDefault="00006EEE" w:rsidP="00006EEE">
            <w:r>
              <w:t>Intraday brokerage is the small fee charged when you buy and sell a stock on the exact same day. Option brokerage is a fixed flat fee (like our standard ₹20 per order) charged for trading in options contracts, regardless of how big or small the transaction volume is.</w:t>
            </w:r>
          </w:p>
          <w:p w14:paraId="457D839B" w14:textId="77777777" w:rsidR="00006EEE" w:rsidRDefault="00006EEE" w:rsidP="00006EEE"/>
          <w:p w14:paraId="7B2EA269" w14:textId="77777777" w:rsidR="00006EEE" w:rsidRPr="00006EEE" w:rsidRDefault="00006EEE" w:rsidP="00006EEE">
            <w:pPr>
              <w:pStyle w:val="ListParagraph"/>
              <w:numPr>
                <w:ilvl w:val="0"/>
                <w:numId w:val="24"/>
              </w:numPr>
              <w:rPr>
                <w:b/>
              </w:rPr>
            </w:pPr>
            <w:r w:rsidRPr="00006EEE">
              <w:rPr>
                <w:b/>
              </w:rPr>
              <w:t xml:space="preserve">Can I have multiple </w:t>
            </w:r>
            <w:proofErr w:type="spellStart"/>
            <w:r w:rsidRPr="00006EEE">
              <w:rPr>
                <w:b/>
              </w:rPr>
              <w:t>Demat</w:t>
            </w:r>
            <w:proofErr w:type="spellEnd"/>
            <w:r w:rsidRPr="00006EEE">
              <w:rPr>
                <w:b/>
              </w:rPr>
              <w:t xml:space="preserve"> Accounts?</w:t>
            </w:r>
          </w:p>
          <w:p w14:paraId="47199393" w14:textId="77777777" w:rsidR="00006EEE" w:rsidRDefault="00006EEE" w:rsidP="00006EEE"/>
          <w:p w14:paraId="3B3F4AF0" w14:textId="77777777" w:rsidR="00006EEE" w:rsidRDefault="00006EEE" w:rsidP="00006EEE">
            <w:r>
              <w:lastRenderedPageBreak/>
              <w:t xml:space="preserve">Yes, absolutely! Legally, you can open more than one </w:t>
            </w:r>
            <w:proofErr w:type="spellStart"/>
            <w:r>
              <w:t>Demat</w:t>
            </w:r>
            <w:proofErr w:type="spellEnd"/>
            <w:r>
              <w:t xml:space="preserve"> account in India, provided they are opened with different stockbrokers. However, you can only link one </w:t>
            </w:r>
            <w:proofErr w:type="spellStart"/>
            <w:r>
              <w:t>Demat</w:t>
            </w:r>
            <w:proofErr w:type="spellEnd"/>
            <w:r>
              <w:t xml:space="preserve"> account to your primary trading account at a time.</w:t>
            </w:r>
          </w:p>
          <w:p w14:paraId="062ABF8B" w14:textId="77777777" w:rsidR="00006EEE" w:rsidRDefault="00006EEE" w:rsidP="00006EEE"/>
          <w:p w14:paraId="3102EF9E" w14:textId="77777777" w:rsidR="00006EEE" w:rsidRPr="00006EEE" w:rsidRDefault="00006EEE" w:rsidP="00006EEE">
            <w:pPr>
              <w:pStyle w:val="ListParagraph"/>
              <w:numPr>
                <w:ilvl w:val="0"/>
                <w:numId w:val="24"/>
              </w:numPr>
              <w:rPr>
                <w:b/>
              </w:rPr>
            </w:pPr>
            <w:r w:rsidRPr="00006EEE">
              <w:rPr>
                <w:b/>
              </w:rPr>
              <w:t xml:space="preserve">Is a </w:t>
            </w:r>
            <w:proofErr w:type="spellStart"/>
            <w:r w:rsidRPr="00006EEE">
              <w:rPr>
                <w:b/>
              </w:rPr>
              <w:t>Demat</w:t>
            </w:r>
            <w:proofErr w:type="spellEnd"/>
            <w:r w:rsidRPr="00006EEE">
              <w:rPr>
                <w:b/>
              </w:rPr>
              <w:t xml:space="preserve"> Account mandatory for applying for an IPO?</w:t>
            </w:r>
          </w:p>
          <w:p w14:paraId="58AF5C1C" w14:textId="77777777" w:rsidR="00006EEE" w:rsidRDefault="00006EEE" w:rsidP="00006EEE"/>
          <w:p w14:paraId="5A6D8499" w14:textId="77777777" w:rsidR="00006EEE" w:rsidRDefault="00006EEE" w:rsidP="00006EEE">
            <w:r>
              <w:t xml:space="preserve">Yes. When a new company lists on the share market, its digital shares must be deposited directly into an electronic account. Therefore, you must have an active </w:t>
            </w:r>
            <w:proofErr w:type="spellStart"/>
            <w:r>
              <w:t>Demat</w:t>
            </w:r>
            <w:proofErr w:type="spellEnd"/>
            <w:r>
              <w:t xml:space="preserve"> account to apply for and receive shares in an IPO.</w:t>
            </w:r>
          </w:p>
          <w:p w14:paraId="3684C709" w14:textId="77777777" w:rsidR="00006EEE" w:rsidRDefault="00006EEE" w:rsidP="00006EEE"/>
          <w:p w14:paraId="1ED47BDD" w14:textId="77777777" w:rsidR="00006EEE" w:rsidRPr="0003623E" w:rsidRDefault="00006EEE" w:rsidP="00006EEE"/>
        </w:tc>
      </w:tr>
    </w:tbl>
    <w:p w14:paraId="2269D424" w14:textId="77777777" w:rsidR="00782845" w:rsidRDefault="00E07059"/>
    <w:sectPr w:rsidR="00782845">
      <w:pgSz w:w="11906" w:h="16838"/>
      <w:pgMar w:top="1440" w:right="1440" w:bottom="1440" w:left="1440"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comment w:id="1" w:author="NILANJAN" w:date="2026-06-12T15:55:00Z" w:initials="N">
    <w:p w14:paraId="5AF25E84" w14:textId="5A1132FA" w:rsidR="0087659C" w:rsidRDefault="0087659C">
      <w:pPr>
        <w:pStyle w:val="CommentText"/>
      </w:pPr>
      <w:r>
        <w:rPr>
          <w:rStyle w:val="CommentReference"/>
        </w:rPr>
        <w:annotationRef/>
      </w:r>
      <w:r>
        <w:t>Start Investing in Under 10 Minutes</w:t>
      </w:r>
    </w:p>
  </w:comment>
  <w:comment w:id="2" w:author="N V Anitha" w:date="2026-06-15T10:16:00Z" w:initials="NVA">
    <w:p w14:paraId="0E4A9377" w14:textId="64FFD8F2" w:rsidR="00007735" w:rsidRDefault="00007735">
      <w:pPr>
        <w:pStyle w:val="CommentText"/>
      </w:pPr>
      <w:r>
        <w:rPr>
          <w:rStyle w:val="CommentReference"/>
        </w:rPr>
        <w:annotationRef/>
      </w:r>
      <w:r>
        <w:t>The</w:t>
      </w:r>
      <w:r w:rsidR="000867F8">
        <w:t>se</w:t>
      </w:r>
      <w:r>
        <w:t xml:space="preserve"> Steps ar</w:t>
      </w:r>
      <w:r w:rsidR="00A201FC">
        <w:t>e shared</w:t>
      </w:r>
      <w:r>
        <w:t xml:space="preserve"> by the Product team.</w:t>
      </w:r>
    </w:p>
  </w:comment>
  <w:comment w:id="3" w:author="NILANJAN" w:date="2026-06-12T15:27:00Z" w:initials="N">
    <w:p w14:paraId="18AC5FE5" w14:textId="355B236D" w:rsidR="001F763C" w:rsidRDefault="001F763C">
      <w:pPr>
        <w:pStyle w:val="CommentText"/>
      </w:pPr>
      <w:r>
        <w:rPr>
          <w:rStyle w:val="CommentReference"/>
        </w:rPr>
        <w:annotationRef/>
      </w:r>
      <w:r>
        <w:t>Your All-In-One Investment App</w:t>
      </w:r>
    </w:p>
  </w:comment>
  <w:comment w:id="4" w:author="N V Anitha" w:date="2026-06-12T18:05:00Z" w:initials="NVA">
    <w:p w14:paraId="17D1A12F" w14:textId="7ED5978C" w:rsidR="009E4161" w:rsidRDefault="009E4161">
      <w:pPr>
        <w:pStyle w:val="CommentText"/>
      </w:pPr>
      <w:r>
        <w:rPr>
          <w:rStyle w:val="CommentReference"/>
        </w:rPr>
        <w:annotationRef/>
      </w:r>
      <w:r>
        <w:t>Product team denied to use this term as we are not having all our investments in one APP.</w:t>
      </w:r>
    </w:p>
  </w:comment>
  <w:comment w:id="5" w:author="N V Anitha" w:date="2026-06-12T18:26:00Z" w:initials="NVA">
    <w:p w14:paraId="363A6512" w14:textId="1E0E0CE6" w:rsidR="00A46EEE" w:rsidRDefault="00A46EEE">
      <w:pPr>
        <w:pStyle w:val="CommentText"/>
      </w:pPr>
      <w:r>
        <w:rPr>
          <w:rStyle w:val="CommentReference"/>
        </w:rPr>
        <w:annotationRef/>
      </w:r>
      <w:r w:rsidR="0022618B">
        <w:t>Pricing</w:t>
      </w:r>
      <w:r>
        <w:t xml:space="preserve"> to be confirmed by the product team</w:t>
      </w:r>
    </w:p>
  </w:comment>
</w:comments>
</file>

<file path=word/commentsExtended.xml><?xml version="1.0" encoding="utf-8"?>
<w15:commentsEx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15:commentEx w15:paraId="5AF25E84" w15:done="0"/>
  <w15:commentEx w15:paraId="0E4A9377" w15:done="0"/>
  <w15:commentEx w15:paraId="18AC5FE5" w15:done="0"/>
  <w15:commentEx w15:paraId="17D1A12F" w15:paraIdParent="18AC5FE5" w15:done="0"/>
  <w15:commentEx w15:paraId="363A6512" w15:done="0"/>
</w15:commentsEx>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A00002EF" w:usb1="4000207B" w:usb2="00000000" w:usb3="00000000" w:csb0="0000009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1E54FF7"/>
    <w:multiLevelType w:val="hybridMultilevel"/>
    <w:tmpl w:val="205842C2"/>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06372808"/>
    <w:multiLevelType w:val="hybridMultilevel"/>
    <w:tmpl w:val="FB50AE5C"/>
    <w:lvl w:ilvl="0" w:tplc="40090001">
      <w:start w:val="1"/>
      <w:numFmt w:val="bullet"/>
      <w:lvlText w:val=""/>
      <w:lvlJc w:val="left"/>
      <w:pPr>
        <w:ind w:left="1800" w:hanging="360"/>
      </w:pPr>
      <w:rPr>
        <w:rFonts w:ascii="Symbol" w:hAnsi="Symbol" w:hint="default"/>
      </w:rPr>
    </w:lvl>
    <w:lvl w:ilvl="1" w:tplc="40090003" w:tentative="1">
      <w:start w:val="1"/>
      <w:numFmt w:val="bullet"/>
      <w:lvlText w:val="o"/>
      <w:lvlJc w:val="left"/>
      <w:pPr>
        <w:ind w:left="2520" w:hanging="360"/>
      </w:pPr>
      <w:rPr>
        <w:rFonts w:ascii="Courier New" w:hAnsi="Courier New" w:cs="Courier New" w:hint="default"/>
      </w:rPr>
    </w:lvl>
    <w:lvl w:ilvl="2" w:tplc="40090005" w:tentative="1">
      <w:start w:val="1"/>
      <w:numFmt w:val="bullet"/>
      <w:lvlText w:val=""/>
      <w:lvlJc w:val="left"/>
      <w:pPr>
        <w:ind w:left="3240" w:hanging="360"/>
      </w:pPr>
      <w:rPr>
        <w:rFonts w:ascii="Wingdings" w:hAnsi="Wingdings" w:hint="default"/>
      </w:rPr>
    </w:lvl>
    <w:lvl w:ilvl="3" w:tplc="40090001" w:tentative="1">
      <w:start w:val="1"/>
      <w:numFmt w:val="bullet"/>
      <w:lvlText w:val=""/>
      <w:lvlJc w:val="left"/>
      <w:pPr>
        <w:ind w:left="3960" w:hanging="360"/>
      </w:pPr>
      <w:rPr>
        <w:rFonts w:ascii="Symbol" w:hAnsi="Symbol" w:hint="default"/>
      </w:rPr>
    </w:lvl>
    <w:lvl w:ilvl="4" w:tplc="40090003" w:tentative="1">
      <w:start w:val="1"/>
      <w:numFmt w:val="bullet"/>
      <w:lvlText w:val="o"/>
      <w:lvlJc w:val="left"/>
      <w:pPr>
        <w:ind w:left="4680" w:hanging="360"/>
      </w:pPr>
      <w:rPr>
        <w:rFonts w:ascii="Courier New" w:hAnsi="Courier New" w:cs="Courier New" w:hint="default"/>
      </w:rPr>
    </w:lvl>
    <w:lvl w:ilvl="5" w:tplc="40090005" w:tentative="1">
      <w:start w:val="1"/>
      <w:numFmt w:val="bullet"/>
      <w:lvlText w:val=""/>
      <w:lvlJc w:val="left"/>
      <w:pPr>
        <w:ind w:left="5400" w:hanging="360"/>
      </w:pPr>
      <w:rPr>
        <w:rFonts w:ascii="Wingdings" w:hAnsi="Wingdings" w:hint="default"/>
      </w:rPr>
    </w:lvl>
    <w:lvl w:ilvl="6" w:tplc="40090001" w:tentative="1">
      <w:start w:val="1"/>
      <w:numFmt w:val="bullet"/>
      <w:lvlText w:val=""/>
      <w:lvlJc w:val="left"/>
      <w:pPr>
        <w:ind w:left="6120" w:hanging="360"/>
      </w:pPr>
      <w:rPr>
        <w:rFonts w:ascii="Symbol" w:hAnsi="Symbol" w:hint="default"/>
      </w:rPr>
    </w:lvl>
    <w:lvl w:ilvl="7" w:tplc="40090003" w:tentative="1">
      <w:start w:val="1"/>
      <w:numFmt w:val="bullet"/>
      <w:lvlText w:val="o"/>
      <w:lvlJc w:val="left"/>
      <w:pPr>
        <w:ind w:left="6840" w:hanging="360"/>
      </w:pPr>
      <w:rPr>
        <w:rFonts w:ascii="Courier New" w:hAnsi="Courier New" w:cs="Courier New" w:hint="default"/>
      </w:rPr>
    </w:lvl>
    <w:lvl w:ilvl="8" w:tplc="40090005" w:tentative="1">
      <w:start w:val="1"/>
      <w:numFmt w:val="bullet"/>
      <w:lvlText w:val=""/>
      <w:lvlJc w:val="left"/>
      <w:pPr>
        <w:ind w:left="7560" w:hanging="360"/>
      </w:pPr>
      <w:rPr>
        <w:rFonts w:ascii="Wingdings" w:hAnsi="Wingdings" w:hint="default"/>
      </w:rPr>
    </w:lvl>
  </w:abstractNum>
  <w:abstractNum w:abstractNumId="2" w15:restartNumberingAfterBreak="0">
    <w:nsid w:val="06384909"/>
    <w:multiLevelType w:val="hybridMultilevel"/>
    <w:tmpl w:val="D01EAB40"/>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0E686596"/>
    <w:multiLevelType w:val="hybridMultilevel"/>
    <w:tmpl w:val="4D66AF08"/>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103C0009"/>
    <w:multiLevelType w:val="hybridMultilevel"/>
    <w:tmpl w:val="FA4CC518"/>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15:restartNumberingAfterBreak="0">
    <w:nsid w:val="187917CC"/>
    <w:multiLevelType w:val="hybridMultilevel"/>
    <w:tmpl w:val="4E4639DA"/>
    <w:lvl w:ilvl="0" w:tplc="40090001">
      <w:start w:val="1"/>
      <w:numFmt w:val="bullet"/>
      <w:lvlText w:val=""/>
      <w:lvlJc w:val="left"/>
      <w:pPr>
        <w:ind w:left="1800" w:hanging="360"/>
      </w:pPr>
      <w:rPr>
        <w:rFonts w:ascii="Symbol" w:hAnsi="Symbol" w:hint="default"/>
      </w:rPr>
    </w:lvl>
    <w:lvl w:ilvl="1" w:tplc="40090003" w:tentative="1">
      <w:start w:val="1"/>
      <w:numFmt w:val="bullet"/>
      <w:lvlText w:val="o"/>
      <w:lvlJc w:val="left"/>
      <w:pPr>
        <w:ind w:left="2520" w:hanging="360"/>
      </w:pPr>
      <w:rPr>
        <w:rFonts w:ascii="Courier New" w:hAnsi="Courier New" w:cs="Courier New" w:hint="default"/>
      </w:rPr>
    </w:lvl>
    <w:lvl w:ilvl="2" w:tplc="40090005" w:tentative="1">
      <w:start w:val="1"/>
      <w:numFmt w:val="bullet"/>
      <w:lvlText w:val=""/>
      <w:lvlJc w:val="left"/>
      <w:pPr>
        <w:ind w:left="3240" w:hanging="360"/>
      </w:pPr>
      <w:rPr>
        <w:rFonts w:ascii="Wingdings" w:hAnsi="Wingdings" w:hint="default"/>
      </w:rPr>
    </w:lvl>
    <w:lvl w:ilvl="3" w:tplc="40090001" w:tentative="1">
      <w:start w:val="1"/>
      <w:numFmt w:val="bullet"/>
      <w:lvlText w:val=""/>
      <w:lvlJc w:val="left"/>
      <w:pPr>
        <w:ind w:left="3960" w:hanging="360"/>
      </w:pPr>
      <w:rPr>
        <w:rFonts w:ascii="Symbol" w:hAnsi="Symbol" w:hint="default"/>
      </w:rPr>
    </w:lvl>
    <w:lvl w:ilvl="4" w:tplc="40090003" w:tentative="1">
      <w:start w:val="1"/>
      <w:numFmt w:val="bullet"/>
      <w:lvlText w:val="o"/>
      <w:lvlJc w:val="left"/>
      <w:pPr>
        <w:ind w:left="4680" w:hanging="360"/>
      </w:pPr>
      <w:rPr>
        <w:rFonts w:ascii="Courier New" w:hAnsi="Courier New" w:cs="Courier New" w:hint="default"/>
      </w:rPr>
    </w:lvl>
    <w:lvl w:ilvl="5" w:tplc="40090005" w:tentative="1">
      <w:start w:val="1"/>
      <w:numFmt w:val="bullet"/>
      <w:lvlText w:val=""/>
      <w:lvlJc w:val="left"/>
      <w:pPr>
        <w:ind w:left="5400" w:hanging="360"/>
      </w:pPr>
      <w:rPr>
        <w:rFonts w:ascii="Wingdings" w:hAnsi="Wingdings" w:hint="default"/>
      </w:rPr>
    </w:lvl>
    <w:lvl w:ilvl="6" w:tplc="40090001" w:tentative="1">
      <w:start w:val="1"/>
      <w:numFmt w:val="bullet"/>
      <w:lvlText w:val=""/>
      <w:lvlJc w:val="left"/>
      <w:pPr>
        <w:ind w:left="6120" w:hanging="360"/>
      </w:pPr>
      <w:rPr>
        <w:rFonts w:ascii="Symbol" w:hAnsi="Symbol" w:hint="default"/>
      </w:rPr>
    </w:lvl>
    <w:lvl w:ilvl="7" w:tplc="40090003" w:tentative="1">
      <w:start w:val="1"/>
      <w:numFmt w:val="bullet"/>
      <w:lvlText w:val="o"/>
      <w:lvlJc w:val="left"/>
      <w:pPr>
        <w:ind w:left="6840" w:hanging="360"/>
      </w:pPr>
      <w:rPr>
        <w:rFonts w:ascii="Courier New" w:hAnsi="Courier New" w:cs="Courier New" w:hint="default"/>
      </w:rPr>
    </w:lvl>
    <w:lvl w:ilvl="8" w:tplc="40090005" w:tentative="1">
      <w:start w:val="1"/>
      <w:numFmt w:val="bullet"/>
      <w:lvlText w:val=""/>
      <w:lvlJc w:val="left"/>
      <w:pPr>
        <w:ind w:left="7560" w:hanging="360"/>
      </w:pPr>
      <w:rPr>
        <w:rFonts w:ascii="Wingdings" w:hAnsi="Wingdings" w:hint="default"/>
      </w:rPr>
    </w:lvl>
  </w:abstractNum>
  <w:abstractNum w:abstractNumId="6" w15:restartNumberingAfterBreak="0">
    <w:nsid w:val="1E4A24CC"/>
    <w:multiLevelType w:val="hybridMultilevel"/>
    <w:tmpl w:val="4D66AF08"/>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 w15:restartNumberingAfterBreak="0">
    <w:nsid w:val="205A5B21"/>
    <w:multiLevelType w:val="hybridMultilevel"/>
    <w:tmpl w:val="8790193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22C635B7"/>
    <w:multiLevelType w:val="multilevel"/>
    <w:tmpl w:val="C84CA4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3BC271A"/>
    <w:multiLevelType w:val="hybridMultilevel"/>
    <w:tmpl w:val="9E522C04"/>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0" w15:restartNumberingAfterBreak="0">
    <w:nsid w:val="24626F45"/>
    <w:multiLevelType w:val="hybridMultilevel"/>
    <w:tmpl w:val="FF4A4406"/>
    <w:lvl w:ilvl="0" w:tplc="40090001">
      <w:start w:val="1"/>
      <w:numFmt w:val="bullet"/>
      <w:lvlText w:val=""/>
      <w:lvlJc w:val="left"/>
      <w:pPr>
        <w:ind w:left="1800" w:hanging="360"/>
      </w:pPr>
      <w:rPr>
        <w:rFonts w:ascii="Symbol" w:hAnsi="Symbol" w:hint="default"/>
      </w:rPr>
    </w:lvl>
    <w:lvl w:ilvl="1" w:tplc="40090003" w:tentative="1">
      <w:start w:val="1"/>
      <w:numFmt w:val="bullet"/>
      <w:lvlText w:val="o"/>
      <w:lvlJc w:val="left"/>
      <w:pPr>
        <w:ind w:left="2520" w:hanging="360"/>
      </w:pPr>
      <w:rPr>
        <w:rFonts w:ascii="Courier New" w:hAnsi="Courier New" w:cs="Courier New" w:hint="default"/>
      </w:rPr>
    </w:lvl>
    <w:lvl w:ilvl="2" w:tplc="40090005" w:tentative="1">
      <w:start w:val="1"/>
      <w:numFmt w:val="bullet"/>
      <w:lvlText w:val=""/>
      <w:lvlJc w:val="left"/>
      <w:pPr>
        <w:ind w:left="3240" w:hanging="360"/>
      </w:pPr>
      <w:rPr>
        <w:rFonts w:ascii="Wingdings" w:hAnsi="Wingdings" w:hint="default"/>
      </w:rPr>
    </w:lvl>
    <w:lvl w:ilvl="3" w:tplc="40090001" w:tentative="1">
      <w:start w:val="1"/>
      <w:numFmt w:val="bullet"/>
      <w:lvlText w:val=""/>
      <w:lvlJc w:val="left"/>
      <w:pPr>
        <w:ind w:left="3960" w:hanging="360"/>
      </w:pPr>
      <w:rPr>
        <w:rFonts w:ascii="Symbol" w:hAnsi="Symbol" w:hint="default"/>
      </w:rPr>
    </w:lvl>
    <w:lvl w:ilvl="4" w:tplc="40090003" w:tentative="1">
      <w:start w:val="1"/>
      <w:numFmt w:val="bullet"/>
      <w:lvlText w:val="o"/>
      <w:lvlJc w:val="left"/>
      <w:pPr>
        <w:ind w:left="4680" w:hanging="360"/>
      </w:pPr>
      <w:rPr>
        <w:rFonts w:ascii="Courier New" w:hAnsi="Courier New" w:cs="Courier New" w:hint="default"/>
      </w:rPr>
    </w:lvl>
    <w:lvl w:ilvl="5" w:tplc="40090005" w:tentative="1">
      <w:start w:val="1"/>
      <w:numFmt w:val="bullet"/>
      <w:lvlText w:val=""/>
      <w:lvlJc w:val="left"/>
      <w:pPr>
        <w:ind w:left="5400" w:hanging="360"/>
      </w:pPr>
      <w:rPr>
        <w:rFonts w:ascii="Wingdings" w:hAnsi="Wingdings" w:hint="default"/>
      </w:rPr>
    </w:lvl>
    <w:lvl w:ilvl="6" w:tplc="40090001" w:tentative="1">
      <w:start w:val="1"/>
      <w:numFmt w:val="bullet"/>
      <w:lvlText w:val=""/>
      <w:lvlJc w:val="left"/>
      <w:pPr>
        <w:ind w:left="6120" w:hanging="360"/>
      </w:pPr>
      <w:rPr>
        <w:rFonts w:ascii="Symbol" w:hAnsi="Symbol" w:hint="default"/>
      </w:rPr>
    </w:lvl>
    <w:lvl w:ilvl="7" w:tplc="40090003" w:tentative="1">
      <w:start w:val="1"/>
      <w:numFmt w:val="bullet"/>
      <w:lvlText w:val="o"/>
      <w:lvlJc w:val="left"/>
      <w:pPr>
        <w:ind w:left="6840" w:hanging="360"/>
      </w:pPr>
      <w:rPr>
        <w:rFonts w:ascii="Courier New" w:hAnsi="Courier New" w:cs="Courier New" w:hint="default"/>
      </w:rPr>
    </w:lvl>
    <w:lvl w:ilvl="8" w:tplc="40090005" w:tentative="1">
      <w:start w:val="1"/>
      <w:numFmt w:val="bullet"/>
      <w:lvlText w:val=""/>
      <w:lvlJc w:val="left"/>
      <w:pPr>
        <w:ind w:left="7560" w:hanging="360"/>
      </w:pPr>
      <w:rPr>
        <w:rFonts w:ascii="Wingdings" w:hAnsi="Wingdings" w:hint="default"/>
      </w:rPr>
    </w:lvl>
  </w:abstractNum>
  <w:abstractNum w:abstractNumId="11" w15:restartNumberingAfterBreak="0">
    <w:nsid w:val="35D61204"/>
    <w:multiLevelType w:val="hybridMultilevel"/>
    <w:tmpl w:val="4D66AF08"/>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2" w15:restartNumberingAfterBreak="0">
    <w:nsid w:val="3C831DC5"/>
    <w:multiLevelType w:val="hybridMultilevel"/>
    <w:tmpl w:val="AC3CE5C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3DD30BA4"/>
    <w:multiLevelType w:val="hybridMultilevel"/>
    <w:tmpl w:val="4D66AF08"/>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4" w15:restartNumberingAfterBreak="0">
    <w:nsid w:val="3F833E43"/>
    <w:multiLevelType w:val="hybridMultilevel"/>
    <w:tmpl w:val="8B90774E"/>
    <w:lvl w:ilvl="0" w:tplc="40090001">
      <w:start w:val="1"/>
      <w:numFmt w:val="bullet"/>
      <w:lvlText w:val=""/>
      <w:lvlJc w:val="left"/>
      <w:pPr>
        <w:ind w:left="1800" w:hanging="360"/>
      </w:pPr>
      <w:rPr>
        <w:rFonts w:ascii="Symbol" w:hAnsi="Symbol" w:hint="default"/>
      </w:rPr>
    </w:lvl>
    <w:lvl w:ilvl="1" w:tplc="40090003" w:tentative="1">
      <w:start w:val="1"/>
      <w:numFmt w:val="bullet"/>
      <w:lvlText w:val="o"/>
      <w:lvlJc w:val="left"/>
      <w:pPr>
        <w:ind w:left="2520" w:hanging="360"/>
      </w:pPr>
      <w:rPr>
        <w:rFonts w:ascii="Courier New" w:hAnsi="Courier New" w:cs="Courier New" w:hint="default"/>
      </w:rPr>
    </w:lvl>
    <w:lvl w:ilvl="2" w:tplc="40090005" w:tentative="1">
      <w:start w:val="1"/>
      <w:numFmt w:val="bullet"/>
      <w:lvlText w:val=""/>
      <w:lvlJc w:val="left"/>
      <w:pPr>
        <w:ind w:left="3240" w:hanging="360"/>
      </w:pPr>
      <w:rPr>
        <w:rFonts w:ascii="Wingdings" w:hAnsi="Wingdings" w:hint="default"/>
      </w:rPr>
    </w:lvl>
    <w:lvl w:ilvl="3" w:tplc="40090001" w:tentative="1">
      <w:start w:val="1"/>
      <w:numFmt w:val="bullet"/>
      <w:lvlText w:val=""/>
      <w:lvlJc w:val="left"/>
      <w:pPr>
        <w:ind w:left="3960" w:hanging="360"/>
      </w:pPr>
      <w:rPr>
        <w:rFonts w:ascii="Symbol" w:hAnsi="Symbol" w:hint="default"/>
      </w:rPr>
    </w:lvl>
    <w:lvl w:ilvl="4" w:tplc="40090003" w:tentative="1">
      <w:start w:val="1"/>
      <w:numFmt w:val="bullet"/>
      <w:lvlText w:val="o"/>
      <w:lvlJc w:val="left"/>
      <w:pPr>
        <w:ind w:left="4680" w:hanging="360"/>
      </w:pPr>
      <w:rPr>
        <w:rFonts w:ascii="Courier New" w:hAnsi="Courier New" w:cs="Courier New" w:hint="default"/>
      </w:rPr>
    </w:lvl>
    <w:lvl w:ilvl="5" w:tplc="40090005" w:tentative="1">
      <w:start w:val="1"/>
      <w:numFmt w:val="bullet"/>
      <w:lvlText w:val=""/>
      <w:lvlJc w:val="left"/>
      <w:pPr>
        <w:ind w:left="5400" w:hanging="360"/>
      </w:pPr>
      <w:rPr>
        <w:rFonts w:ascii="Wingdings" w:hAnsi="Wingdings" w:hint="default"/>
      </w:rPr>
    </w:lvl>
    <w:lvl w:ilvl="6" w:tplc="40090001" w:tentative="1">
      <w:start w:val="1"/>
      <w:numFmt w:val="bullet"/>
      <w:lvlText w:val=""/>
      <w:lvlJc w:val="left"/>
      <w:pPr>
        <w:ind w:left="6120" w:hanging="360"/>
      </w:pPr>
      <w:rPr>
        <w:rFonts w:ascii="Symbol" w:hAnsi="Symbol" w:hint="default"/>
      </w:rPr>
    </w:lvl>
    <w:lvl w:ilvl="7" w:tplc="40090003" w:tentative="1">
      <w:start w:val="1"/>
      <w:numFmt w:val="bullet"/>
      <w:lvlText w:val="o"/>
      <w:lvlJc w:val="left"/>
      <w:pPr>
        <w:ind w:left="6840" w:hanging="360"/>
      </w:pPr>
      <w:rPr>
        <w:rFonts w:ascii="Courier New" w:hAnsi="Courier New" w:cs="Courier New" w:hint="default"/>
      </w:rPr>
    </w:lvl>
    <w:lvl w:ilvl="8" w:tplc="40090005" w:tentative="1">
      <w:start w:val="1"/>
      <w:numFmt w:val="bullet"/>
      <w:lvlText w:val=""/>
      <w:lvlJc w:val="left"/>
      <w:pPr>
        <w:ind w:left="7560" w:hanging="360"/>
      </w:pPr>
      <w:rPr>
        <w:rFonts w:ascii="Wingdings" w:hAnsi="Wingdings" w:hint="default"/>
      </w:rPr>
    </w:lvl>
  </w:abstractNum>
  <w:abstractNum w:abstractNumId="15" w15:restartNumberingAfterBreak="0">
    <w:nsid w:val="45465741"/>
    <w:multiLevelType w:val="hybridMultilevel"/>
    <w:tmpl w:val="4D66AF08"/>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6" w15:restartNumberingAfterBreak="0">
    <w:nsid w:val="45EB1570"/>
    <w:multiLevelType w:val="hybridMultilevel"/>
    <w:tmpl w:val="8612FA52"/>
    <w:lvl w:ilvl="0" w:tplc="0D26C524">
      <w:start w:val="1"/>
      <w:numFmt w:val="upperRoman"/>
      <w:lvlText w:val="%1."/>
      <w:lvlJc w:val="left"/>
      <w:pPr>
        <w:ind w:left="1080" w:hanging="72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7" w15:restartNumberingAfterBreak="0">
    <w:nsid w:val="468A69A3"/>
    <w:multiLevelType w:val="multilevel"/>
    <w:tmpl w:val="C12AF2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7E968B4"/>
    <w:multiLevelType w:val="hybridMultilevel"/>
    <w:tmpl w:val="F2D8EF9C"/>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9" w15:restartNumberingAfterBreak="0">
    <w:nsid w:val="4E002EBB"/>
    <w:multiLevelType w:val="multilevel"/>
    <w:tmpl w:val="D0E20C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057694F"/>
    <w:multiLevelType w:val="hybridMultilevel"/>
    <w:tmpl w:val="B91E4382"/>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1" w15:restartNumberingAfterBreak="0">
    <w:nsid w:val="534D7C45"/>
    <w:multiLevelType w:val="multilevel"/>
    <w:tmpl w:val="79A04D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8346682"/>
    <w:multiLevelType w:val="hybridMultilevel"/>
    <w:tmpl w:val="205842C2"/>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3" w15:restartNumberingAfterBreak="0">
    <w:nsid w:val="6CC05653"/>
    <w:multiLevelType w:val="hybridMultilevel"/>
    <w:tmpl w:val="D01EAB40"/>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4" w15:restartNumberingAfterBreak="0">
    <w:nsid w:val="70BA7206"/>
    <w:multiLevelType w:val="multilevel"/>
    <w:tmpl w:val="54BAEA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3567A13"/>
    <w:multiLevelType w:val="hybridMultilevel"/>
    <w:tmpl w:val="4D66AF08"/>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6" w15:restartNumberingAfterBreak="0">
    <w:nsid w:val="73BE7EB8"/>
    <w:multiLevelType w:val="hybridMultilevel"/>
    <w:tmpl w:val="F2D8EF9C"/>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7" w15:restartNumberingAfterBreak="0">
    <w:nsid w:val="75662369"/>
    <w:multiLevelType w:val="hybridMultilevel"/>
    <w:tmpl w:val="4D66AF08"/>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8" w15:restartNumberingAfterBreak="0">
    <w:nsid w:val="77165F53"/>
    <w:multiLevelType w:val="hybridMultilevel"/>
    <w:tmpl w:val="6DA2758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9" w15:restartNumberingAfterBreak="0">
    <w:nsid w:val="77303563"/>
    <w:multiLevelType w:val="hybridMultilevel"/>
    <w:tmpl w:val="825EB2BC"/>
    <w:lvl w:ilvl="0" w:tplc="C594365A">
      <w:start w:val="1"/>
      <w:numFmt w:val="decimal"/>
      <w:lvlText w:val="%1."/>
      <w:lvlJc w:val="left"/>
      <w:pPr>
        <w:ind w:left="420" w:hanging="360"/>
      </w:pPr>
      <w:rPr>
        <w:rFonts w:hint="default"/>
        <w:b/>
      </w:rPr>
    </w:lvl>
    <w:lvl w:ilvl="1" w:tplc="40090019" w:tentative="1">
      <w:start w:val="1"/>
      <w:numFmt w:val="lowerLetter"/>
      <w:lvlText w:val="%2."/>
      <w:lvlJc w:val="left"/>
      <w:pPr>
        <w:ind w:left="1140" w:hanging="360"/>
      </w:pPr>
    </w:lvl>
    <w:lvl w:ilvl="2" w:tplc="4009001B" w:tentative="1">
      <w:start w:val="1"/>
      <w:numFmt w:val="lowerRoman"/>
      <w:lvlText w:val="%3."/>
      <w:lvlJc w:val="right"/>
      <w:pPr>
        <w:ind w:left="1860" w:hanging="180"/>
      </w:pPr>
    </w:lvl>
    <w:lvl w:ilvl="3" w:tplc="4009000F" w:tentative="1">
      <w:start w:val="1"/>
      <w:numFmt w:val="decimal"/>
      <w:lvlText w:val="%4."/>
      <w:lvlJc w:val="left"/>
      <w:pPr>
        <w:ind w:left="2580" w:hanging="360"/>
      </w:pPr>
    </w:lvl>
    <w:lvl w:ilvl="4" w:tplc="40090019" w:tentative="1">
      <w:start w:val="1"/>
      <w:numFmt w:val="lowerLetter"/>
      <w:lvlText w:val="%5."/>
      <w:lvlJc w:val="left"/>
      <w:pPr>
        <w:ind w:left="3300" w:hanging="360"/>
      </w:pPr>
    </w:lvl>
    <w:lvl w:ilvl="5" w:tplc="4009001B" w:tentative="1">
      <w:start w:val="1"/>
      <w:numFmt w:val="lowerRoman"/>
      <w:lvlText w:val="%6."/>
      <w:lvlJc w:val="right"/>
      <w:pPr>
        <w:ind w:left="4020" w:hanging="180"/>
      </w:pPr>
    </w:lvl>
    <w:lvl w:ilvl="6" w:tplc="4009000F" w:tentative="1">
      <w:start w:val="1"/>
      <w:numFmt w:val="decimal"/>
      <w:lvlText w:val="%7."/>
      <w:lvlJc w:val="left"/>
      <w:pPr>
        <w:ind w:left="4740" w:hanging="360"/>
      </w:pPr>
    </w:lvl>
    <w:lvl w:ilvl="7" w:tplc="40090019" w:tentative="1">
      <w:start w:val="1"/>
      <w:numFmt w:val="lowerLetter"/>
      <w:lvlText w:val="%8."/>
      <w:lvlJc w:val="left"/>
      <w:pPr>
        <w:ind w:left="5460" w:hanging="360"/>
      </w:pPr>
    </w:lvl>
    <w:lvl w:ilvl="8" w:tplc="4009001B" w:tentative="1">
      <w:start w:val="1"/>
      <w:numFmt w:val="lowerRoman"/>
      <w:lvlText w:val="%9."/>
      <w:lvlJc w:val="right"/>
      <w:pPr>
        <w:ind w:left="6180" w:hanging="180"/>
      </w:pPr>
    </w:lvl>
  </w:abstractNum>
  <w:num w:numId="1">
    <w:abstractNumId w:val="28"/>
  </w:num>
  <w:num w:numId="2">
    <w:abstractNumId w:val="16"/>
  </w:num>
  <w:num w:numId="3">
    <w:abstractNumId w:val="14"/>
  </w:num>
  <w:num w:numId="4">
    <w:abstractNumId w:val="10"/>
  </w:num>
  <w:num w:numId="5">
    <w:abstractNumId w:val="5"/>
  </w:num>
  <w:num w:numId="6">
    <w:abstractNumId w:val="1"/>
  </w:num>
  <w:num w:numId="7">
    <w:abstractNumId w:val="15"/>
  </w:num>
  <w:num w:numId="8">
    <w:abstractNumId w:val="13"/>
  </w:num>
  <w:num w:numId="9">
    <w:abstractNumId w:val="12"/>
  </w:num>
  <w:num w:numId="10">
    <w:abstractNumId w:val="20"/>
  </w:num>
  <w:num w:numId="11">
    <w:abstractNumId w:val="2"/>
  </w:num>
  <w:num w:numId="12">
    <w:abstractNumId w:val="26"/>
  </w:num>
  <w:num w:numId="13">
    <w:abstractNumId w:val="23"/>
  </w:num>
  <w:num w:numId="14">
    <w:abstractNumId w:val="18"/>
  </w:num>
  <w:num w:numId="15">
    <w:abstractNumId w:val="9"/>
  </w:num>
  <w:num w:numId="16">
    <w:abstractNumId w:val="27"/>
  </w:num>
  <w:num w:numId="17">
    <w:abstractNumId w:val="25"/>
  </w:num>
  <w:num w:numId="18">
    <w:abstractNumId w:val="6"/>
  </w:num>
  <w:num w:numId="19">
    <w:abstractNumId w:val="3"/>
  </w:num>
  <w:num w:numId="20">
    <w:abstractNumId w:val="0"/>
  </w:num>
  <w:num w:numId="21">
    <w:abstractNumId w:val="22"/>
  </w:num>
  <w:num w:numId="22">
    <w:abstractNumId w:val="4"/>
  </w:num>
  <w:num w:numId="23">
    <w:abstractNumId w:val="7"/>
  </w:num>
  <w:num w:numId="24">
    <w:abstractNumId w:val="11"/>
  </w:num>
  <w:num w:numId="25">
    <w:abstractNumId w:val="24"/>
  </w:num>
  <w:num w:numId="26">
    <w:abstractNumId w:val="21"/>
  </w:num>
  <w:num w:numId="27">
    <w:abstractNumId w:val="17"/>
  </w:num>
  <w:num w:numId="28">
    <w:abstractNumId w:val="19"/>
  </w:num>
  <w:num w:numId="29">
    <w:abstractNumId w:val="8"/>
  </w:num>
  <w:num w:numId="30">
    <w:abstractNumId w:val="29"/>
  </w:num>
</w:numbering>
</file>

<file path=word/people.xml><?xml version="1.0" encoding="utf-8"?>
<w15:people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15:person w15:author="NILANJAN">
    <w15:presenceInfo w15:providerId="None" w15:userId="NILANJAN"/>
  </w15:person>
  <w15:person w15:author="N V Anitha">
    <w15:presenceInfo w15:providerId="None" w15:userId="N V Anitha"/>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D146F"/>
    <w:rsid w:val="00005BF0"/>
    <w:rsid w:val="00006EEE"/>
    <w:rsid w:val="00007735"/>
    <w:rsid w:val="00033B54"/>
    <w:rsid w:val="0003623E"/>
    <w:rsid w:val="00040935"/>
    <w:rsid w:val="000867F8"/>
    <w:rsid w:val="000F4F22"/>
    <w:rsid w:val="00110733"/>
    <w:rsid w:val="001354C5"/>
    <w:rsid w:val="00142FCD"/>
    <w:rsid w:val="001C399C"/>
    <w:rsid w:val="001D60EB"/>
    <w:rsid w:val="001F763C"/>
    <w:rsid w:val="0022618B"/>
    <w:rsid w:val="00264420"/>
    <w:rsid w:val="002943D0"/>
    <w:rsid w:val="00296125"/>
    <w:rsid w:val="002B73C1"/>
    <w:rsid w:val="00302260"/>
    <w:rsid w:val="00392616"/>
    <w:rsid w:val="003B460C"/>
    <w:rsid w:val="003D1F71"/>
    <w:rsid w:val="003E48B2"/>
    <w:rsid w:val="004A1E54"/>
    <w:rsid w:val="004C4E83"/>
    <w:rsid w:val="004D146F"/>
    <w:rsid w:val="00506244"/>
    <w:rsid w:val="00543695"/>
    <w:rsid w:val="005A07FD"/>
    <w:rsid w:val="005D147B"/>
    <w:rsid w:val="00635C36"/>
    <w:rsid w:val="006373CB"/>
    <w:rsid w:val="00670D4D"/>
    <w:rsid w:val="007765DC"/>
    <w:rsid w:val="007C01B7"/>
    <w:rsid w:val="007C3EA9"/>
    <w:rsid w:val="00804254"/>
    <w:rsid w:val="0087659C"/>
    <w:rsid w:val="008D55ED"/>
    <w:rsid w:val="008E6DF2"/>
    <w:rsid w:val="009A00A7"/>
    <w:rsid w:val="009D7B4B"/>
    <w:rsid w:val="009E4161"/>
    <w:rsid w:val="00A06E43"/>
    <w:rsid w:val="00A201FC"/>
    <w:rsid w:val="00A44B26"/>
    <w:rsid w:val="00A46EEE"/>
    <w:rsid w:val="00A533C8"/>
    <w:rsid w:val="00B40F45"/>
    <w:rsid w:val="00B60749"/>
    <w:rsid w:val="00B87215"/>
    <w:rsid w:val="00BC2AA6"/>
    <w:rsid w:val="00BF29E3"/>
    <w:rsid w:val="00BF581D"/>
    <w:rsid w:val="00C47F60"/>
    <w:rsid w:val="00CA7380"/>
    <w:rsid w:val="00CF4880"/>
    <w:rsid w:val="00D73EAE"/>
    <w:rsid w:val="00DD0A04"/>
    <w:rsid w:val="00DF34C9"/>
    <w:rsid w:val="00E07059"/>
    <w:rsid w:val="00E229B7"/>
    <w:rsid w:val="00E74B41"/>
    <w:rsid w:val="00E91218"/>
    <w:rsid w:val="00ED5B32"/>
    <w:rsid w:val="00F963C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8DC7DC"/>
  <w15:chartTrackingRefBased/>
  <w15:docId w15:val="{47A0BFF7-560C-4365-93FA-0BCE5C0936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635C36"/>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4D146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qFormat/>
    <w:rsid w:val="00DD0A04"/>
    <w:pPr>
      <w:ind w:left="720"/>
      <w:contextualSpacing/>
    </w:pPr>
  </w:style>
  <w:style w:type="paragraph" w:styleId="NormalWeb">
    <w:name w:val="Normal (Web)"/>
    <w:basedOn w:val="Normal"/>
    <w:uiPriority w:val="99"/>
    <w:unhideWhenUsed/>
    <w:rsid w:val="00D73EAE"/>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7C01B7"/>
    <w:rPr>
      <w:b/>
      <w:bCs/>
    </w:rPr>
  </w:style>
  <w:style w:type="character" w:styleId="CommentReference">
    <w:name w:val="annotation reference"/>
    <w:basedOn w:val="DefaultParagraphFont"/>
    <w:uiPriority w:val="99"/>
    <w:semiHidden/>
    <w:unhideWhenUsed/>
    <w:rsid w:val="006373CB"/>
    <w:rPr>
      <w:sz w:val="16"/>
      <w:szCs w:val="16"/>
    </w:rPr>
  </w:style>
  <w:style w:type="paragraph" w:styleId="CommentText">
    <w:name w:val="annotation text"/>
    <w:basedOn w:val="Normal"/>
    <w:link w:val="CommentTextChar"/>
    <w:uiPriority w:val="99"/>
    <w:semiHidden/>
    <w:unhideWhenUsed/>
    <w:rsid w:val="006373CB"/>
    <w:pPr>
      <w:spacing w:line="240" w:lineRule="auto"/>
    </w:pPr>
    <w:rPr>
      <w:sz w:val="20"/>
      <w:szCs w:val="20"/>
    </w:rPr>
  </w:style>
  <w:style w:type="character" w:customStyle="1" w:styleId="CommentTextChar">
    <w:name w:val="Comment Text Char"/>
    <w:basedOn w:val="DefaultParagraphFont"/>
    <w:link w:val="CommentText"/>
    <w:uiPriority w:val="99"/>
    <w:semiHidden/>
    <w:rsid w:val="006373CB"/>
    <w:rPr>
      <w:sz w:val="20"/>
      <w:szCs w:val="20"/>
    </w:rPr>
  </w:style>
  <w:style w:type="paragraph" w:styleId="CommentSubject">
    <w:name w:val="annotation subject"/>
    <w:basedOn w:val="CommentText"/>
    <w:next w:val="CommentText"/>
    <w:link w:val="CommentSubjectChar"/>
    <w:uiPriority w:val="99"/>
    <w:semiHidden/>
    <w:unhideWhenUsed/>
    <w:rsid w:val="006373CB"/>
    <w:rPr>
      <w:b/>
      <w:bCs/>
    </w:rPr>
  </w:style>
  <w:style w:type="character" w:customStyle="1" w:styleId="CommentSubjectChar">
    <w:name w:val="Comment Subject Char"/>
    <w:basedOn w:val="CommentTextChar"/>
    <w:link w:val="CommentSubject"/>
    <w:uiPriority w:val="99"/>
    <w:semiHidden/>
    <w:rsid w:val="006373CB"/>
    <w:rPr>
      <w:b/>
      <w:bCs/>
      <w:sz w:val="20"/>
      <w:szCs w:val="20"/>
    </w:rPr>
  </w:style>
  <w:style w:type="paragraph" w:styleId="BalloonText">
    <w:name w:val="Balloon Text"/>
    <w:basedOn w:val="Normal"/>
    <w:link w:val="BalloonTextChar"/>
    <w:uiPriority w:val="99"/>
    <w:semiHidden/>
    <w:unhideWhenUsed/>
    <w:rsid w:val="006373CB"/>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6373CB"/>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50925175">
      <w:bodyDiv w:val="1"/>
      <w:marLeft w:val="0"/>
      <w:marRight w:val="0"/>
      <w:marTop w:val="0"/>
      <w:marBottom w:val="0"/>
      <w:divBdr>
        <w:top w:val="none" w:sz="0" w:space="0" w:color="auto"/>
        <w:left w:val="none" w:sz="0" w:space="0" w:color="auto"/>
        <w:bottom w:val="none" w:sz="0" w:space="0" w:color="auto"/>
        <w:right w:val="none" w:sz="0" w:space="0" w:color="auto"/>
      </w:divBdr>
    </w:div>
    <w:div w:id="80028234">
      <w:bodyDiv w:val="1"/>
      <w:marLeft w:val="0"/>
      <w:marRight w:val="0"/>
      <w:marTop w:val="0"/>
      <w:marBottom w:val="0"/>
      <w:divBdr>
        <w:top w:val="none" w:sz="0" w:space="0" w:color="auto"/>
        <w:left w:val="none" w:sz="0" w:space="0" w:color="auto"/>
        <w:bottom w:val="none" w:sz="0" w:space="0" w:color="auto"/>
        <w:right w:val="none" w:sz="0" w:space="0" w:color="auto"/>
      </w:divBdr>
    </w:div>
    <w:div w:id="89013653">
      <w:bodyDiv w:val="1"/>
      <w:marLeft w:val="0"/>
      <w:marRight w:val="0"/>
      <w:marTop w:val="0"/>
      <w:marBottom w:val="0"/>
      <w:divBdr>
        <w:top w:val="none" w:sz="0" w:space="0" w:color="auto"/>
        <w:left w:val="none" w:sz="0" w:space="0" w:color="auto"/>
        <w:bottom w:val="none" w:sz="0" w:space="0" w:color="auto"/>
        <w:right w:val="none" w:sz="0" w:space="0" w:color="auto"/>
      </w:divBdr>
    </w:div>
    <w:div w:id="336882610">
      <w:bodyDiv w:val="1"/>
      <w:marLeft w:val="0"/>
      <w:marRight w:val="0"/>
      <w:marTop w:val="0"/>
      <w:marBottom w:val="0"/>
      <w:divBdr>
        <w:top w:val="none" w:sz="0" w:space="0" w:color="auto"/>
        <w:left w:val="none" w:sz="0" w:space="0" w:color="auto"/>
        <w:bottom w:val="none" w:sz="0" w:space="0" w:color="auto"/>
        <w:right w:val="none" w:sz="0" w:space="0" w:color="auto"/>
      </w:divBdr>
    </w:div>
    <w:div w:id="362098534">
      <w:bodyDiv w:val="1"/>
      <w:marLeft w:val="0"/>
      <w:marRight w:val="0"/>
      <w:marTop w:val="0"/>
      <w:marBottom w:val="0"/>
      <w:divBdr>
        <w:top w:val="none" w:sz="0" w:space="0" w:color="auto"/>
        <w:left w:val="none" w:sz="0" w:space="0" w:color="auto"/>
        <w:bottom w:val="none" w:sz="0" w:space="0" w:color="auto"/>
        <w:right w:val="none" w:sz="0" w:space="0" w:color="auto"/>
      </w:divBdr>
    </w:div>
    <w:div w:id="406421309">
      <w:bodyDiv w:val="1"/>
      <w:marLeft w:val="0"/>
      <w:marRight w:val="0"/>
      <w:marTop w:val="0"/>
      <w:marBottom w:val="0"/>
      <w:divBdr>
        <w:top w:val="none" w:sz="0" w:space="0" w:color="auto"/>
        <w:left w:val="none" w:sz="0" w:space="0" w:color="auto"/>
        <w:bottom w:val="none" w:sz="0" w:space="0" w:color="auto"/>
        <w:right w:val="none" w:sz="0" w:space="0" w:color="auto"/>
      </w:divBdr>
    </w:div>
    <w:div w:id="482236766">
      <w:bodyDiv w:val="1"/>
      <w:marLeft w:val="0"/>
      <w:marRight w:val="0"/>
      <w:marTop w:val="0"/>
      <w:marBottom w:val="0"/>
      <w:divBdr>
        <w:top w:val="none" w:sz="0" w:space="0" w:color="auto"/>
        <w:left w:val="none" w:sz="0" w:space="0" w:color="auto"/>
        <w:bottom w:val="none" w:sz="0" w:space="0" w:color="auto"/>
        <w:right w:val="none" w:sz="0" w:space="0" w:color="auto"/>
      </w:divBdr>
    </w:div>
    <w:div w:id="550188905">
      <w:bodyDiv w:val="1"/>
      <w:marLeft w:val="0"/>
      <w:marRight w:val="0"/>
      <w:marTop w:val="0"/>
      <w:marBottom w:val="0"/>
      <w:divBdr>
        <w:top w:val="none" w:sz="0" w:space="0" w:color="auto"/>
        <w:left w:val="none" w:sz="0" w:space="0" w:color="auto"/>
        <w:bottom w:val="none" w:sz="0" w:space="0" w:color="auto"/>
        <w:right w:val="none" w:sz="0" w:space="0" w:color="auto"/>
      </w:divBdr>
    </w:div>
    <w:div w:id="596139208">
      <w:bodyDiv w:val="1"/>
      <w:marLeft w:val="0"/>
      <w:marRight w:val="0"/>
      <w:marTop w:val="0"/>
      <w:marBottom w:val="0"/>
      <w:divBdr>
        <w:top w:val="none" w:sz="0" w:space="0" w:color="auto"/>
        <w:left w:val="none" w:sz="0" w:space="0" w:color="auto"/>
        <w:bottom w:val="none" w:sz="0" w:space="0" w:color="auto"/>
        <w:right w:val="none" w:sz="0" w:space="0" w:color="auto"/>
      </w:divBdr>
    </w:div>
    <w:div w:id="840700915">
      <w:bodyDiv w:val="1"/>
      <w:marLeft w:val="0"/>
      <w:marRight w:val="0"/>
      <w:marTop w:val="0"/>
      <w:marBottom w:val="0"/>
      <w:divBdr>
        <w:top w:val="none" w:sz="0" w:space="0" w:color="auto"/>
        <w:left w:val="none" w:sz="0" w:space="0" w:color="auto"/>
        <w:bottom w:val="none" w:sz="0" w:space="0" w:color="auto"/>
        <w:right w:val="none" w:sz="0" w:space="0" w:color="auto"/>
      </w:divBdr>
    </w:div>
    <w:div w:id="862866103">
      <w:bodyDiv w:val="1"/>
      <w:marLeft w:val="0"/>
      <w:marRight w:val="0"/>
      <w:marTop w:val="0"/>
      <w:marBottom w:val="0"/>
      <w:divBdr>
        <w:top w:val="none" w:sz="0" w:space="0" w:color="auto"/>
        <w:left w:val="none" w:sz="0" w:space="0" w:color="auto"/>
        <w:bottom w:val="none" w:sz="0" w:space="0" w:color="auto"/>
        <w:right w:val="none" w:sz="0" w:space="0" w:color="auto"/>
      </w:divBdr>
    </w:div>
    <w:div w:id="894514541">
      <w:bodyDiv w:val="1"/>
      <w:marLeft w:val="0"/>
      <w:marRight w:val="0"/>
      <w:marTop w:val="0"/>
      <w:marBottom w:val="0"/>
      <w:divBdr>
        <w:top w:val="none" w:sz="0" w:space="0" w:color="auto"/>
        <w:left w:val="none" w:sz="0" w:space="0" w:color="auto"/>
        <w:bottom w:val="none" w:sz="0" w:space="0" w:color="auto"/>
        <w:right w:val="none" w:sz="0" w:space="0" w:color="auto"/>
      </w:divBdr>
    </w:div>
    <w:div w:id="945309196">
      <w:bodyDiv w:val="1"/>
      <w:marLeft w:val="0"/>
      <w:marRight w:val="0"/>
      <w:marTop w:val="0"/>
      <w:marBottom w:val="0"/>
      <w:divBdr>
        <w:top w:val="none" w:sz="0" w:space="0" w:color="auto"/>
        <w:left w:val="none" w:sz="0" w:space="0" w:color="auto"/>
        <w:bottom w:val="none" w:sz="0" w:space="0" w:color="auto"/>
        <w:right w:val="none" w:sz="0" w:space="0" w:color="auto"/>
      </w:divBdr>
    </w:div>
    <w:div w:id="985085008">
      <w:bodyDiv w:val="1"/>
      <w:marLeft w:val="0"/>
      <w:marRight w:val="0"/>
      <w:marTop w:val="0"/>
      <w:marBottom w:val="0"/>
      <w:divBdr>
        <w:top w:val="none" w:sz="0" w:space="0" w:color="auto"/>
        <w:left w:val="none" w:sz="0" w:space="0" w:color="auto"/>
        <w:bottom w:val="none" w:sz="0" w:space="0" w:color="auto"/>
        <w:right w:val="none" w:sz="0" w:space="0" w:color="auto"/>
      </w:divBdr>
    </w:div>
    <w:div w:id="1015426772">
      <w:bodyDiv w:val="1"/>
      <w:marLeft w:val="0"/>
      <w:marRight w:val="0"/>
      <w:marTop w:val="0"/>
      <w:marBottom w:val="0"/>
      <w:divBdr>
        <w:top w:val="none" w:sz="0" w:space="0" w:color="auto"/>
        <w:left w:val="none" w:sz="0" w:space="0" w:color="auto"/>
        <w:bottom w:val="none" w:sz="0" w:space="0" w:color="auto"/>
        <w:right w:val="none" w:sz="0" w:space="0" w:color="auto"/>
      </w:divBdr>
    </w:div>
    <w:div w:id="1027947786">
      <w:bodyDiv w:val="1"/>
      <w:marLeft w:val="0"/>
      <w:marRight w:val="0"/>
      <w:marTop w:val="0"/>
      <w:marBottom w:val="0"/>
      <w:divBdr>
        <w:top w:val="none" w:sz="0" w:space="0" w:color="auto"/>
        <w:left w:val="none" w:sz="0" w:space="0" w:color="auto"/>
        <w:bottom w:val="none" w:sz="0" w:space="0" w:color="auto"/>
        <w:right w:val="none" w:sz="0" w:space="0" w:color="auto"/>
      </w:divBdr>
    </w:div>
    <w:div w:id="1034229814">
      <w:bodyDiv w:val="1"/>
      <w:marLeft w:val="0"/>
      <w:marRight w:val="0"/>
      <w:marTop w:val="0"/>
      <w:marBottom w:val="0"/>
      <w:divBdr>
        <w:top w:val="none" w:sz="0" w:space="0" w:color="auto"/>
        <w:left w:val="none" w:sz="0" w:space="0" w:color="auto"/>
        <w:bottom w:val="none" w:sz="0" w:space="0" w:color="auto"/>
        <w:right w:val="none" w:sz="0" w:space="0" w:color="auto"/>
      </w:divBdr>
    </w:div>
    <w:div w:id="1100879830">
      <w:bodyDiv w:val="1"/>
      <w:marLeft w:val="0"/>
      <w:marRight w:val="0"/>
      <w:marTop w:val="0"/>
      <w:marBottom w:val="0"/>
      <w:divBdr>
        <w:top w:val="none" w:sz="0" w:space="0" w:color="auto"/>
        <w:left w:val="none" w:sz="0" w:space="0" w:color="auto"/>
        <w:bottom w:val="none" w:sz="0" w:space="0" w:color="auto"/>
        <w:right w:val="none" w:sz="0" w:space="0" w:color="auto"/>
      </w:divBdr>
    </w:div>
    <w:div w:id="1128088226">
      <w:bodyDiv w:val="1"/>
      <w:marLeft w:val="0"/>
      <w:marRight w:val="0"/>
      <w:marTop w:val="0"/>
      <w:marBottom w:val="0"/>
      <w:divBdr>
        <w:top w:val="none" w:sz="0" w:space="0" w:color="auto"/>
        <w:left w:val="none" w:sz="0" w:space="0" w:color="auto"/>
        <w:bottom w:val="none" w:sz="0" w:space="0" w:color="auto"/>
        <w:right w:val="none" w:sz="0" w:space="0" w:color="auto"/>
      </w:divBdr>
    </w:div>
    <w:div w:id="1159535293">
      <w:bodyDiv w:val="1"/>
      <w:marLeft w:val="0"/>
      <w:marRight w:val="0"/>
      <w:marTop w:val="0"/>
      <w:marBottom w:val="0"/>
      <w:divBdr>
        <w:top w:val="none" w:sz="0" w:space="0" w:color="auto"/>
        <w:left w:val="none" w:sz="0" w:space="0" w:color="auto"/>
        <w:bottom w:val="none" w:sz="0" w:space="0" w:color="auto"/>
        <w:right w:val="none" w:sz="0" w:space="0" w:color="auto"/>
      </w:divBdr>
    </w:div>
    <w:div w:id="1295596467">
      <w:bodyDiv w:val="1"/>
      <w:marLeft w:val="0"/>
      <w:marRight w:val="0"/>
      <w:marTop w:val="0"/>
      <w:marBottom w:val="0"/>
      <w:divBdr>
        <w:top w:val="none" w:sz="0" w:space="0" w:color="auto"/>
        <w:left w:val="none" w:sz="0" w:space="0" w:color="auto"/>
        <w:bottom w:val="none" w:sz="0" w:space="0" w:color="auto"/>
        <w:right w:val="none" w:sz="0" w:space="0" w:color="auto"/>
      </w:divBdr>
    </w:div>
    <w:div w:id="1338776367">
      <w:bodyDiv w:val="1"/>
      <w:marLeft w:val="0"/>
      <w:marRight w:val="0"/>
      <w:marTop w:val="0"/>
      <w:marBottom w:val="0"/>
      <w:divBdr>
        <w:top w:val="none" w:sz="0" w:space="0" w:color="auto"/>
        <w:left w:val="none" w:sz="0" w:space="0" w:color="auto"/>
        <w:bottom w:val="none" w:sz="0" w:space="0" w:color="auto"/>
        <w:right w:val="none" w:sz="0" w:space="0" w:color="auto"/>
      </w:divBdr>
    </w:div>
    <w:div w:id="1369916912">
      <w:bodyDiv w:val="1"/>
      <w:marLeft w:val="0"/>
      <w:marRight w:val="0"/>
      <w:marTop w:val="0"/>
      <w:marBottom w:val="0"/>
      <w:divBdr>
        <w:top w:val="none" w:sz="0" w:space="0" w:color="auto"/>
        <w:left w:val="none" w:sz="0" w:space="0" w:color="auto"/>
        <w:bottom w:val="none" w:sz="0" w:space="0" w:color="auto"/>
        <w:right w:val="none" w:sz="0" w:space="0" w:color="auto"/>
      </w:divBdr>
    </w:div>
    <w:div w:id="1544832147">
      <w:bodyDiv w:val="1"/>
      <w:marLeft w:val="0"/>
      <w:marRight w:val="0"/>
      <w:marTop w:val="0"/>
      <w:marBottom w:val="0"/>
      <w:divBdr>
        <w:top w:val="none" w:sz="0" w:space="0" w:color="auto"/>
        <w:left w:val="none" w:sz="0" w:space="0" w:color="auto"/>
        <w:bottom w:val="none" w:sz="0" w:space="0" w:color="auto"/>
        <w:right w:val="none" w:sz="0" w:space="0" w:color="auto"/>
      </w:divBdr>
    </w:div>
    <w:div w:id="1594901813">
      <w:bodyDiv w:val="1"/>
      <w:marLeft w:val="0"/>
      <w:marRight w:val="0"/>
      <w:marTop w:val="0"/>
      <w:marBottom w:val="0"/>
      <w:divBdr>
        <w:top w:val="none" w:sz="0" w:space="0" w:color="auto"/>
        <w:left w:val="none" w:sz="0" w:space="0" w:color="auto"/>
        <w:bottom w:val="none" w:sz="0" w:space="0" w:color="auto"/>
        <w:right w:val="none" w:sz="0" w:space="0" w:color="auto"/>
      </w:divBdr>
    </w:div>
    <w:div w:id="1726486041">
      <w:bodyDiv w:val="1"/>
      <w:marLeft w:val="0"/>
      <w:marRight w:val="0"/>
      <w:marTop w:val="0"/>
      <w:marBottom w:val="0"/>
      <w:divBdr>
        <w:top w:val="none" w:sz="0" w:space="0" w:color="auto"/>
        <w:left w:val="none" w:sz="0" w:space="0" w:color="auto"/>
        <w:bottom w:val="none" w:sz="0" w:space="0" w:color="auto"/>
        <w:right w:val="none" w:sz="0" w:space="0" w:color="auto"/>
      </w:divBdr>
    </w:div>
    <w:div w:id="1863394211">
      <w:bodyDiv w:val="1"/>
      <w:marLeft w:val="0"/>
      <w:marRight w:val="0"/>
      <w:marTop w:val="0"/>
      <w:marBottom w:val="0"/>
      <w:divBdr>
        <w:top w:val="none" w:sz="0" w:space="0" w:color="auto"/>
        <w:left w:val="none" w:sz="0" w:space="0" w:color="auto"/>
        <w:bottom w:val="none" w:sz="0" w:space="0" w:color="auto"/>
        <w:right w:val="none" w:sz="0" w:space="0" w:color="auto"/>
      </w:divBdr>
    </w:div>
    <w:div w:id="189033762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microsoft.com/office/2011/relationships/people" Target="people.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microsoft.com/office/2011/relationships/commentsExtended" Target="commentsExtended.xml"/><Relationship Id="rId5" Type="http://schemas.openxmlformats.org/officeDocument/2006/relationships/comments" Target="comment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7</Pages>
  <Words>2160</Words>
  <Characters>12317</Characters>
  <Application>Microsoft Office Word</Application>
  <DocSecurity>0</DocSecurity>
  <Lines>102</Lines>
  <Paragraphs>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14449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 V Anitha</dc:creator>
  <cp:keywords/>
  <dc:description/>
  <cp:lastModifiedBy>N V Anitha</cp:lastModifiedBy>
  <cp:revision>2</cp:revision>
  <dcterms:created xsi:type="dcterms:W3CDTF">2026-06-15T05:25:00Z</dcterms:created>
  <dcterms:modified xsi:type="dcterms:W3CDTF">2026-06-15T05:25:00Z</dcterms:modified>
</cp:coreProperties>
</file>